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comments.xml" ContentType="application/vnd.openxmlformats-officedocument.wordprocessingml.comments+xml"/>
  <Override PartName="/word/_rels/document.xml.rels" ContentType="application/vnd.openxmlformats-package.relationships+xml"/>
  <Override PartName="/word/settings.xml" ContentType="application/vnd.openxmlformats-officedocument.wordprocessingml.settings+xml"/>
  <Override PartName="/word/media/image13.png" ContentType="image/png"/>
  <Override PartName="/word/media/image12.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11.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A comparison of phenology models for harvest readiness in walnuts</w:t>
      </w:r>
    </w:p>
    <w:p>
      <w:pPr>
        <w:pStyle w:val="Heading1"/>
        <w:rPr/>
      </w:pPr>
      <w:bookmarkStart w:id="0" w:name="introduction"/>
      <w:bookmarkEnd w:id="0"/>
      <w:r>
        <w:rPr/>
        <w:t>Introduction</w:t>
      </w:r>
    </w:p>
    <w:p>
      <w:pPr>
        <w:pStyle w:val="FirstParagraph"/>
        <w:rPr/>
      </w:pPr>
      <w:r>
        <w:rPr/>
        <w:t>Phenology models are used in research and farm operations to predict the timing of plant life stages, such as emergence, flowering, and maturity. For example. phenology models estimate development rates for crop growth models  that are used to simulate the effect of varieties, management, and the environment on growth and production. In addition to such use in research, farmers use in-season phenological model predictions in tactical decision making to prepare for the logistics associated with flowering and harvest, such as pesticide application and equipment rental for harvest.</w:t>
      </w:r>
    </w:p>
    <w:p>
      <w:pPr>
        <w:pStyle w:val="TextBody"/>
        <w:rPr/>
      </w:pPr>
      <w:r>
        <w:rPr/>
        <w:t xml:space="preserve">While both temperature and photoperiod can drive plant development, here we focus on temperature driven phenology models. Temperature based models use thermal time (also referred to as the “heat sum”), instead of chronological time, to measure plant development. In these models, thresholds are used to predict when a particular development stage (e.g., flowering) has been reached. We distinguish between two broad types of models based on the unit of this threshold value: thermal time threshold (TTT) and </w:t>
      </w:r>
      <w:commentRangeStart w:id="0"/>
      <w:r>
        <w:rPr/>
        <w:t xml:space="preserve">day </w:t>
      </w:r>
      <w:r>
        <w:rPr/>
      </w:r>
      <w:commentRangeEnd w:id="0"/>
      <w:r>
        <w:commentReference w:id="0"/>
      </w:r>
      <w:r>
        <w:rPr/>
        <w:t>threshold (DT) models.</w:t>
      </w:r>
    </w:p>
    <w:p>
      <w:pPr>
        <w:pStyle w:val="TextBody"/>
        <w:rPr/>
      </w:pPr>
      <w:r>
        <w:rPr/>
        <w:t xml:space="preserve">TTT models use thresholds in thermal time units. When a threshold is reached, they can report the number of days it took to reach that threshold. While this is useful in research, in tactical in-season farm management decision making, a prediction of the day a development stage will be reached is needed before it happens. To that end, it would be possible to set another, earlier, thermal time threshold, and use the number of days it takes to reach that threshold to predict when the growth stage of interest will occur.  </w:t>
      </w:r>
    </w:p>
    <w:p>
      <w:pPr>
        <w:pStyle w:val="TextBody"/>
        <w:rPr/>
      </w:pPr>
      <w:r>
        <w:rPr/>
        <w:t>This approach is used in the DT models. The threshold</w:t>
      </w:r>
      <w:commentRangeStart w:id="1"/>
      <w:r>
        <w:rPr/>
        <w:t xml:space="preserve"> for DT models is given in days. The amount of thermal time accumulated when the threshold is reached is used to predict the day a phenological stage will be reached. This approach is commonly used </w:t>
      </w:r>
      <w:r>
        <w:rPr/>
      </w:r>
      <w:commentRangeEnd w:id="1"/>
      <w:r>
        <w:commentReference w:id="1"/>
      </w:r>
      <w:r>
        <w:rPr/>
        <w:t>to make in season predictions for farm orchard management, including for peaches, almonds, and prunes. The use of DT models is supported by the finding that the temperature regime within the first 30 to 60 days after flowering has a much larger effect on fruit development than the conditions after that time (Ben Mimoun and DeJong 1998; Day, Lopez, and DeJong 2007; DeBuse, Lopez, and DeJong 2008; Tombesi et al. 2010; Ruml et al. 2011)</w:t>
      </w:r>
    </w:p>
    <w:p>
      <w:pPr>
        <w:pStyle w:val="TextBody"/>
        <w:rPr/>
      </w:pPr>
      <w:r>
        <w:rPr/>
        <w:t>One key component of both model types is the method for converting temperature into thermal time. This is typically done by using thresholds called cardinal temperatures. The models in this paper use base (</w:t>
      </w:r>
      <w:r>
        <w:rPr/>
      </w:r>
      <m:oMath xmlns:m="http://schemas.openxmlformats.org/officeDocument/2006/math">
        <m:sSub>
          <m:e>
            <m:r>
              <w:rPr>
                <w:rFonts w:ascii="Cambria Math" w:hAnsi="Cambria Math"/>
              </w:rPr>
              <m:t xml:space="preserve">T</m:t>
            </m:r>
          </m:e>
          <m:sub>
            <m:r>
              <w:rPr>
                <w:rFonts w:ascii="Cambria Math" w:hAnsi="Cambria Math"/>
              </w:rPr>
              <m:t xml:space="preserve">b</m:t>
            </m:r>
          </m:sub>
        </m:sSub>
      </m:oMath>
      <w:r>
        <w:rPr/>
        <w:t>), optimal (</w:t>
      </w:r>
      <w:r>
        <w:rPr/>
      </w:r>
      <m:oMath xmlns:m="http://schemas.openxmlformats.org/officeDocument/2006/math">
        <m:sSub>
          <m:e>
            <m:r>
              <w:rPr>
                <w:rFonts w:ascii="Cambria Math" w:hAnsi="Cambria Math"/>
              </w:rPr>
              <m:t xml:space="preserve">T</m:t>
            </m:r>
          </m:e>
          <m:sub>
            <m:r>
              <w:rPr>
                <w:rFonts w:ascii="Cambria Math" w:hAnsi="Cambria Math"/>
              </w:rPr>
              <m:t xml:space="preserve">o</m:t>
            </m:r>
          </m:sub>
        </m:sSub>
      </m:oMath>
      <w:r>
        <w:rPr/>
        <w:t>), and critical temperatures (</w:t>
      </w:r>
      <w:r>
        <w:rPr/>
      </w:r>
      <m:oMath xmlns:m="http://schemas.openxmlformats.org/officeDocument/2006/math">
        <m:sSub>
          <m:e>
            <m:r>
              <w:rPr>
                <w:rFonts w:ascii="Cambria Math" w:hAnsi="Cambria Math"/>
              </w:rPr>
              <m:t xml:space="preserve">T</m:t>
            </m:r>
          </m:e>
          <m:sub>
            <m:r>
              <w:rPr>
                <w:rFonts w:ascii="Cambria Math" w:hAnsi="Cambria Math"/>
              </w:rPr>
              <m:t xml:space="preserve">c</m:t>
            </m:r>
          </m:sub>
        </m:sSub>
      </m:oMath>
      <w:r>
        <w:rPr/>
        <w:t xml:space="preserve">). Thermal time is zero below the base temperature and above the critical temperature. </w:t>
      </w:r>
      <w:r>
        <w:rPr/>
      </w:r>
      <m:oMath xmlns:m="http://schemas.openxmlformats.org/officeDocument/2006/math">
        <m:sSub>
          <m:e>
            <m:r>
              <w:rPr>
                <w:rFonts w:ascii="Cambria Math" w:hAnsi="Cambria Math"/>
              </w:rPr>
              <m:t xml:space="preserve">T</m:t>
            </m:r>
          </m:e>
          <m:sub>
            <m:r>
              <w:rPr>
                <w:rFonts w:ascii="Cambria Math" w:hAnsi="Cambria Math"/>
              </w:rPr>
              <m:t xml:space="preserve">b</m:t>
            </m:r>
          </m:sub>
        </m:sSub>
      </m:oMath>
      <w:r>
        <w:rPr/>
      </w:r>
      <m:oMath xmlns:m="http://schemas.openxmlformats.org/officeDocument/2006/math">
        <m:sSub>
          <m:e>
            <m:r>
              <w:rPr>
                <w:rFonts w:ascii="Cambria Math" w:hAnsi="Cambria Math"/>
              </w:rPr>
              <m:t xml:space="preserve">T</m:t>
            </m:r>
          </m:e>
          <m:sub>
            <m:r>
              <w:rPr>
                <w:rFonts w:ascii="Cambria Math" w:hAnsi="Cambria Math"/>
              </w:rPr>
              <m:t xml:space="preserve">c</m:t>
            </m:r>
          </m:sub>
        </m:sSub>
      </m:oMath>
      <w:r>
        <w:rPr/>
        <w:t xml:space="preserve">For mediterranean fruit and nut trees, a typical value of </w:t>
      </w:r>
      <w:r>
        <w:rPr/>
      </w:r>
      <m:oMath xmlns:m="http://schemas.openxmlformats.org/officeDocument/2006/math">
        <m:sSub>
          <m:e>
            <m:r>
              <w:rPr>
                <w:rFonts w:ascii="Cambria Math" w:hAnsi="Cambria Math"/>
              </w:rPr>
              <m:t xml:space="preserve">T</m:t>
            </m:r>
          </m:e>
          <m:sub>
            <m:r>
              <w:rPr>
                <w:rFonts w:ascii="Cambria Math" w:hAnsi="Cambria Math"/>
              </w:rPr>
              <m:t xml:space="preserve">b</m:t>
            </m:r>
          </m:sub>
        </m:sSub>
      </m:oMath>
      <w:r>
        <w:rPr/>
        <w:t xml:space="preserve"> is around 4</w:t>
      </w:r>
      <w:r>
        <w:rPr/>
      </w:r>
      <m:oMath xmlns:m="http://schemas.openxmlformats.org/officeDocument/2006/math">
        <m:sSup>
          <m:e/>
          <m:sup>
            <m:r>
              <w:rPr>
                <w:rFonts w:ascii="Cambria Math" w:hAnsi="Cambria Math"/>
              </w:rPr>
              <m:t xml:space="preserve">∘</m:t>
            </m:r>
          </m:sup>
        </m:sSup>
      </m:oMath>
      <w:r>
        <w:rPr/>
        <w:t xml:space="preserve">C and for </w:t>
      </w:r>
      <w:r>
        <w:rPr/>
      </w:r>
      <m:oMath xmlns:m="http://schemas.openxmlformats.org/officeDocument/2006/math">
        <m:sSub>
          <m:e>
            <m:r>
              <w:rPr>
                <w:rFonts w:ascii="Cambria Math" w:hAnsi="Cambria Math"/>
              </w:rPr>
              <m:t xml:space="preserve">T</m:t>
            </m:r>
          </m:e>
          <m:sub>
            <m:r>
              <w:rPr>
                <w:rFonts w:ascii="Cambria Math" w:hAnsi="Cambria Math"/>
              </w:rPr>
              <m:t xml:space="preserve">c</m:t>
            </m:r>
          </m:sub>
        </m:sSub>
      </m:oMath>
      <w:r>
        <w:rPr/>
        <w:t xml:space="preserve"> it is 36</w:t>
      </w:r>
      <w:r>
        <w:rPr/>
      </w:r>
      <m:oMath xmlns:m="http://schemas.openxmlformats.org/officeDocument/2006/math">
        <m:sSup>
          <m:e/>
          <m:sup>
            <m:r>
              <w:rPr>
                <w:rFonts w:ascii="Cambria Math" w:hAnsi="Cambria Math"/>
              </w:rPr>
              <m:t xml:space="preserve">∘</m:t>
            </m:r>
          </m:sup>
        </m:sSup>
      </m:oMath>
      <w:r>
        <w:rPr/>
        <w:t>C. Thermal time is highest at the optimum temperature, which may be around 25</w:t>
      </w:r>
      <w:r>
        <w:rPr/>
      </w:r>
      <m:oMath xmlns:m="http://schemas.openxmlformats.org/officeDocument/2006/math">
        <m:sSup>
          <m:e/>
          <m:sup>
            <m:r>
              <w:rPr>
                <w:rFonts w:ascii="Cambria Math" w:hAnsi="Cambria Math"/>
              </w:rPr>
              <m:t xml:space="preserve">∘</m:t>
            </m:r>
          </m:sup>
        </m:sSup>
      </m:oMath>
      <w:r>
        <w:rPr/>
        <w:t xml:space="preserve">C for tree crops (Richardson et al. 1975). Growth chamber experiments with different temperature treatments can be used to determine cardinal temperature values, but such work is expensive and rarely done. </w:t>
      </w:r>
      <w:r>
        <w:rPr/>
        <w:commentReference w:id="2"/>
      </w:r>
    </w:p>
    <w:p>
      <w:pPr>
        <w:pStyle w:val="TextBody"/>
        <w:rPr/>
      </w:pPr>
      <w:r>
        <w:rPr/>
        <w:t>While some effort has been made to compare different DT phenological models (e.g. Marra et al. 2001; Tombesi et al. 2010), the performance of DT and TTT models have not been compared. In this paper, we compare the predictive power of 8 DT and 14 TTT phenology models for predicting harvest readiness in walnuts. We use optimization methods to estimate both the amount of thermal time accumulation and the cardinal temperatures used to calculate thermal time. The resulting models can be used for in season walnut harvest date prediction.</w:t>
      </w:r>
    </w:p>
    <w:p>
      <w:pPr>
        <w:pStyle w:val="Heading1"/>
        <w:rPr/>
      </w:pPr>
      <w:bookmarkStart w:id="1" w:name="phenology-models"/>
      <w:bookmarkEnd w:id="1"/>
      <w:r>
        <w:rPr/>
        <w:t>Phenology models</w:t>
      </w:r>
    </w:p>
    <w:p>
      <w:pPr>
        <w:pStyle w:val="FirstParagraph"/>
        <w:rPr/>
      </w:pPr>
      <w:r>
        <w:rPr/>
        <w:t>There are four steps in specifying a phenology model for in season prediction of harvest readiness or another growth stage: (1) selection of the type of model including whether the full or simplified form is used; (2) selection of the function used to derive thermal time from temperature; (3) estimating the cardinal temperature and thermal time accumulation parameters; and (4) fitting of a statistical model that predicts the length in days (</w:t>
      </w:r>
      <w:r>
        <w:rPr/>
      </w:r>
      <m:oMath xmlns:m="http://schemas.openxmlformats.org/officeDocument/2006/math">
        <m:r>
          <w:rPr>
            <w:rFonts w:ascii="Cambria Math" w:hAnsi="Cambria Math"/>
          </w:rPr>
          <m:t xml:space="preserve">y</m:t>
        </m:r>
      </m:oMath>
      <w:r>
        <w:rPr/>
        <w:t>) of growth stage of interest from time or thermal time accumulation.</w:t>
      </w:r>
    </w:p>
    <w:p>
      <w:pPr>
        <w:pStyle w:val="Heading2"/>
        <w:rPr/>
      </w:pPr>
      <w:bookmarkStart w:id="2" w:name="thermal-time-threshold-ttt-model"/>
      <w:bookmarkEnd w:id="2"/>
      <w:r>
        <w:rPr/>
        <w:t>Thermal Time Threshold (TTT) Model</w:t>
      </w:r>
    </w:p>
    <w:p>
      <w:pPr>
        <w:pStyle w:val="FirstParagraph"/>
        <w:rPr/>
      </w:pPr>
      <w:r>
        <w:rPr/>
        <w:t>I th</w:t>
      </w:r>
      <w:r>
        <w:rPr>
          <w:highlight w:val="lightGray"/>
        </w:rPr>
        <w:t xml:space="preserve">e TTT models, thresholds are used to determine the thermal time required to complete a developmental stage. We call this value </w:t>
      </w:r>
      <w:r>
        <w:rPr>
          <w:highlight w:val="lightGray"/>
        </w:rPr>
      </w:r>
      <m:oMath xmlns:m="http://schemas.openxmlformats.org/officeDocument/2006/math">
        <m:sSub>
          <m:e>
            <m:r>
              <w:rPr>
                <w:rFonts w:ascii="Cambria Math" w:hAnsi="Cambria Math"/>
              </w:rPr>
              <m:t xml:space="preserve">Λ</m:t>
            </m:r>
          </m:e>
          <m:sub>
            <m:r>
              <w:rPr>
                <w:rFonts w:ascii="Cambria Math" w:hAnsi="Cambria Math"/>
              </w:rPr>
              <m:t xml:space="preserve">j</m:t>
            </m:r>
          </m:sub>
        </m:sSub>
      </m:oMath>
      <w:r>
        <w:rPr/>
        <w:t xml:space="preserve">, where </w:t>
      </w:r>
      <w:r>
        <w:rPr/>
      </w:r>
      <m:oMath xmlns:m="http://schemas.openxmlformats.org/officeDocument/2006/math">
        <m:r>
          <w:rPr>
            <w:rFonts w:ascii="Cambria Math" w:hAnsi="Cambria Math"/>
          </w:rPr>
          <m:t xml:space="preserve">j</m:t>
        </m:r>
      </m:oMath>
      <w:r>
        <w:rPr/>
        <w:t xml:space="preserve"> is a development stage. The number of days required to accumulate </w:t>
      </w:r>
      <w:r>
        <w:rPr/>
      </w:r>
      <m:oMath xmlns:m="http://schemas.openxmlformats.org/officeDocument/2006/math">
        <m:sSub>
          <m:e>
            <m:r>
              <w:rPr>
                <w:rFonts w:ascii="Cambria Math" w:hAnsi="Cambria Math"/>
              </w:rPr>
              <m:t xml:space="preserve">Λ</m:t>
            </m:r>
          </m:e>
          <m:sub>
            <m:r>
              <w:rPr>
                <w:rFonts w:ascii="Cambria Math" w:hAnsi="Cambria Math"/>
              </w:rPr>
              <m:t xml:space="preserve">j</m:t>
            </m:r>
          </m:sub>
        </m:sSub>
      </m:oMath>
      <w:r>
        <w:rPr/>
        <w:t xml:space="preserve"> thermal time is </w:t>
      </w:r>
      <w:r>
        <w:rPr/>
      </w:r>
      <m:oMath xmlns:m="http://schemas.openxmlformats.org/officeDocument/2006/math">
        <m:sSub>
          <m:e>
            <m:r>
              <w:rPr>
                <w:rFonts w:ascii="Cambria Math" w:hAnsi="Cambria Math"/>
              </w:rPr>
              <m:t xml:space="preserve">x</m:t>
            </m:r>
          </m:e>
          <m:sub>
            <m:r>
              <w:rPr>
                <w:rFonts w:ascii="Cambria Math" w:hAnsi="Cambria Math"/>
              </w:rPr>
              <m:t xml:space="preserve">i</m:t>
            </m:r>
          </m:sub>
        </m:sSub>
        <m:d>
          <m:dPr>
            <m:begChr m:val="("/>
            <m:endChr m:val=")"/>
          </m:dPr>
          <m:e>
            <m:sSub>
              <m:e>
                <m:r>
                  <w:rPr>
                    <w:rFonts w:ascii="Cambria Math" w:hAnsi="Cambria Math"/>
                  </w:rPr>
                  <m:t xml:space="preserve">Λ</m:t>
                </m:r>
              </m:e>
              <m:sub>
                <m:r>
                  <w:rPr>
                    <w:rFonts w:ascii="Cambria Math" w:hAnsi="Cambria Math"/>
                  </w:rPr>
                  <m:t xml:space="preserve">j</m:t>
                </m:r>
              </m:sub>
            </m:sSub>
          </m:e>
        </m:d>
      </m:oMath>
      <w:r>
        <w:rPr/>
        <w:t xml:space="preserve">, for a given year (growing season) </w:t>
      </w:r>
      <w:r>
        <w:rPr/>
      </w:r>
      <m:oMath xmlns:m="http://schemas.openxmlformats.org/officeDocument/2006/math">
        <m:r>
          <w:rPr>
            <w:rFonts w:ascii="Cambria Math" w:hAnsi="Cambria Math"/>
          </w:rPr>
          <m:t xml:space="preserve">i</m:t>
        </m:r>
      </m:oMath>
      <w:r>
        <w:rPr/>
        <w:t xml:space="preserve">. The stage length, in days, is </w:t>
      </w:r>
      <w:r>
        <w:rPr/>
      </w:r>
      <m:oMath xmlns:m="http://schemas.openxmlformats.org/officeDocument/2006/math">
        <m:sSub>
          <m:e>
            <m:r>
              <w:rPr>
                <w:rFonts w:ascii="Cambria Math" w:hAnsi="Cambria Math"/>
              </w:rPr>
              <m:t xml:space="preserve">y</m:t>
            </m:r>
          </m:e>
          <m:sub>
            <m:r>
              <w:rPr>
                <w:rFonts w:ascii="Cambria Math" w:hAnsi="Cambria Math"/>
              </w:rPr>
              <m:t xml:space="preserve">i</m:t>
            </m:r>
          </m:sub>
        </m:sSub>
      </m:oMath>
      <w:r>
        <w:rPr/>
        <w:t>, this means that</w:t>
      </w:r>
    </w:p>
    <w:p>
      <w:pPr>
        <w:pStyle w:val="TextBody"/>
        <w:rPr/>
      </w:pPr>
      <w:r>
        <w:rPr/>
        <w:t xml:space="preserve">where </w:t>
      </w:r>
      <w:r>
        <w:rPr/>
      </w:r>
      <m:oMath xmlns:m="http://schemas.openxmlformats.org/officeDocument/2006/math">
        <m:r>
          <w:rPr>
            <w:rFonts w:ascii="Cambria Math" w:hAnsi="Cambria Math"/>
          </w:rPr>
          <m:t xml:space="preserve">ε</m:t>
        </m:r>
      </m:oMath>
      <w:r>
        <w:rPr/>
        <w:t xml:space="preserve"> is the assocated error term. We refer to equation (1) as the base model, because it follows th</w:t>
      </w:r>
      <w:r>
        <w:rPr>
          <w:highlight w:val="lightGray"/>
        </w:rPr>
        <w:t xml:space="preserve">e simple rule that </w:t>
      </w:r>
      <w:r>
        <w:rPr/>
        <w:t>the thermal time threshold represents the total amount of thermal time the plant needs to accumulate to complete a given growth stage. If we relax that rule, and allow for the threshold to be prior to reaching a growth stage of interest, we observe two complications.</w:t>
      </w:r>
    </w:p>
    <w:p>
      <w:pPr>
        <w:pStyle w:val="TextBody"/>
        <w:rPr/>
      </w:pPr>
      <w:r>
        <w:rPr/>
        <w:t xml:space="preserve">First, because the thermal time threshold is not necessarily the total amount of thermal time necessary for the plant to complete the stage, the number of days to accumulate the thermal time threshold will be lower than the stage length. Let </w:t>
      </w:r>
      <w:r>
        <w:rPr/>
      </w:r>
      <m:oMath xmlns:m="http://schemas.openxmlformats.org/officeDocument/2006/math">
        <m:sSub>
          <m:e>
            <m:r>
              <w:rPr>
                <w:rFonts w:ascii="Cambria Math" w:hAnsi="Cambria Math"/>
              </w:rPr>
              <m:t xml:space="preserve">λ</m:t>
            </m:r>
          </m:e>
          <m:sub>
            <m:r>
              <w:rPr>
                <w:rFonts w:ascii="Cambria Math" w:hAnsi="Cambria Math"/>
              </w:rPr>
              <m:t xml:space="preserve">j</m:t>
            </m:r>
          </m:sub>
        </m:sSub>
      </m:oMath>
      <w:r>
        <w:rPr/>
        <w:t xml:space="preserve"> be the thermal time threshold in the case where the thermal time threshold does not necessarily equal the total thermal time necessary for the plant to complete the stage. Then </w:t>
      </w:r>
      <w:r>
        <w:rPr/>
      </w:r>
      <m:oMath xmlns:m="http://schemas.openxmlformats.org/officeDocument/2006/math">
        <m:sSub>
          <m:e>
            <m:r>
              <w:rPr>
                <w:rFonts w:ascii="Cambria Math" w:hAnsi="Cambria Math"/>
              </w:rPr>
              <m:t xml:space="preserve">x</m:t>
            </m:r>
          </m:e>
          <m:sub>
            <m:r>
              <w:rPr>
                <w:rFonts w:ascii="Cambria Math" w:hAnsi="Cambria Math"/>
              </w:rPr>
              <m:t xml:space="preserve">i</m:t>
            </m:r>
          </m:sub>
        </m:sSub>
        <m:d>
          <m:dPr>
            <m:begChr m:val="("/>
            <m:endChr m:val=")"/>
          </m:dPr>
          <m:e>
            <m:sSub>
              <m:e>
                <m:r>
                  <w:rPr>
                    <w:rFonts w:ascii="Cambria Math" w:hAnsi="Cambria Math"/>
                  </w:rPr>
                  <m:t xml:space="preserve">λ</m:t>
                </m:r>
              </m:e>
              <m:sub>
                <m:r>
                  <w:rPr>
                    <w:rFonts w:ascii="Cambria Math" w:hAnsi="Cambria Math"/>
                  </w:rPr>
                  <m:t xml:space="preserve">j</m:t>
                </m:r>
              </m:sub>
            </m:sSub>
          </m:e>
        </m:d>
      </m:oMath>
      <w:r>
        <w:rPr/>
        <w:t xml:space="preserve">, is the number of days necessary to accumulate </w:t>
      </w:r>
      <w:r>
        <w:rPr/>
      </w:r>
      <m:oMath xmlns:m="http://schemas.openxmlformats.org/officeDocument/2006/math">
        <m:sSub>
          <m:e>
            <m:r>
              <w:rPr>
                <w:rFonts w:ascii="Cambria Math" w:hAnsi="Cambria Math"/>
              </w:rPr>
              <m:t xml:space="preserve">λ</m:t>
            </m:r>
          </m:e>
          <m:sub>
            <m:r>
              <w:rPr>
                <w:rFonts w:ascii="Cambria Math" w:hAnsi="Cambria Math"/>
              </w:rPr>
              <m:t xml:space="preserve">j</m:t>
            </m:r>
          </m:sub>
        </m:sSub>
      </m:oMath>
      <w:r>
        <w:rPr/>
        <w:t xml:space="preserve"> thermal time units. If</w:t>
      </w:r>
    </w:p>
    <w:p>
      <w:pPr>
        <w:pStyle w:val="TextBody"/>
        <w:rPr/>
      </w:pPr>
      <w:r>
        <w:rPr/>
      </w:r>
      <m:oMath xmlns:m="http://schemas.openxmlformats.org/officeDocument/2006/math">
        <m:f>
          <m:num>
            <m:sSub>
              <m:e>
                <m:r>
                  <w:rPr>
                    <w:rFonts w:ascii="Cambria Math" w:hAnsi="Cambria Math"/>
                  </w:rPr>
                  <m:t xml:space="preserve">λ</m:t>
                </m:r>
              </m:e>
              <m:sub>
                <m:r>
                  <w:rPr>
                    <w:rFonts w:ascii="Cambria Math" w:hAnsi="Cambria Math"/>
                  </w:rPr>
                  <m:t xml:space="preserve">j</m:t>
                </m:r>
              </m:sub>
            </m:sSub>
          </m:num>
          <m:den>
            <m:sSub>
              <m:e>
                <m:r>
                  <w:rPr>
                    <w:rFonts w:ascii="Cambria Math" w:hAnsi="Cambria Math"/>
                  </w:rPr>
                  <m:t xml:space="preserve">Λ</m:t>
                </m:r>
              </m:e>
              <m:sub>
                <m:r>
                  <w:rPr>
                    <w:rFonts w:ascii="Cambria Math" w:hAnsi="Cambria Math"/>
                  </w:rPr>
                  <m:t xml:space="preserve">j</m:t>
                </m:r>
              </m:sub>
            </m:sSub>
          </m:den>
        </m:f>
        <m:r>
          <w:rPr>
            <w:rFonts w:ascii="Cambria Math" w:hAnsi="Cambria Math"/>
          </w:rPr>
          <m:t xml:space="preserve">&lt;</m:t>
        </m:r>
        <m:r>
          <w:rPr>
            <w:rFonts w:ascii="Cambria Math" w:hAnsi="Cambria Math"/>
          </w:rPr>
          <m:t xml:space="preserve">1</m:t>
        </m:r>
      </m:oMath>
    </w:p>
    <w:p>
      <w:pPr>
        <w:pStyle w:val="FirstParagraph"/>
        <w:rPr/>
      </w:pPr>
      <w:r>
        <w:rPr/>
        <w:t xml:space="preserve">then </w:t>
      </w:r>
      <w:r>
        <w:rPr/>
      </w:r>
      <m:oMath xmlns:m="http://schemas.openxmlformats.org/officeDocument/2006/math">
        <m:sSub>
          <m:e>
            <m:r>
              <w:rPr>
                <w:rFonts w:ascii="Cambria Math" w:hAnsi="Cambria Math"/>
              </w:rPr>
              <m:t xml:space="preserve">x</m:t>
            </m:r>
          </m:e>
          <m:sub>
            <m:r>
              <w:rPr>
                <w:rFonts w:ascii="Cambria Math" w:hAnsi="Cambria Math"/>
              </w:rPr>
              <m:t xml:space="preserve">i</m:t>
            </m:r>
          </m:sub>
        </m:sSub>
        <m:d>
          <m:dPr>
            <m:begChr m:val="("/>
            <m:endChr m:val=")"/>
          </m:dPr>
          <m:e>
            <m:sSub>
              <m:e>
                <m:r>
                  <w:rPr>
                    <w:rFonts w:ascii="Cambria Math" w:hAnsi="Cambria Math"/>
                  </w:rPr>
                  <m:t xml:space="preserve">λ</m:t>
                </m:r>
              </m:e>
              <m:sub>
                <m:r>
                  <w:rPr>
                    <w:rFonts w:ascii="Cambria Math" w:hAnsi="Cambria Math"/>
                  </w:rPr>
                  <m:t xml:space="preserve">j</m:t>
                </m:r>
              </m:sub>
            </m:sSub>
          </m:e>
        </m:d>
      </m:oMath>
      <w:r>
        <w:rPr/>
        <w:t xml:space="preserve"> will be less than the total stage length, </w:t>
      </w:r>
      <w:r>
        <w:rPr/>
      </w:r>
      <m:oMath xmlns:m="http://schemas.openxmlformats.org/officeDocument/2006/math">
        <m:sSub>
          <m:e>
            <m:r>
              <w:rPr>
                <w:rFonts w:ascii="Cambria Math" w:hAnsi="Cambria Math"/>
              </w:rPr>
              <m:t xml:space="preserve">y</m:t>
            </m:r>
          </m:e>
          <m:sub>
            <m:r>
              <w:rPr>
                <w:rFonts w:ascii="Cambria Math" w:hAnsi="Cambria Math"/>
              </w:rPr>
              <m:t xml:space="preserve">i</m:t>
            </m:r>
          </m:sub>
        </m:sSub>
        <m:r>
          <w:rPr>
            <w:rFonts w:ascii="Cambria Math" w:hAnsi="Cambria Math"/>
          </w:rPr>
          <m:t xml:space="preserve">j</m:t>
        </m:r>
      </m:oMath>
      <w:r>
        <w:rPr/>
        <w:t xml:space="preserve">. To compensate for this we will need to include a conversion factor, </w:t>
      </w:r>
      <w:r>
        <w:rPr/>
      </w:r>
      <m:oMath xmlns:m="http://schemas.openxmlformats.org/officeDocument/2006/math">
        <m:sSub>
          <m:e>
            <m:r>
              <w:rPr>
                <w:rFonts w:ascii="Cambria Math" w:hAnsi="Cambria Math"/>
              </w:rPr>
              <m:t xml:space="preserve">β</m:t>
            </m:r>
          </m:e>
          <m:sub>
            <m:r>
              <w:rPr>
                <w:rFonts w:ascii="Cambria Math" w:hAnsi="Cambria Math"/>
              </w:rPr>
              <m:t xml:space="preserve">j</m:t>
            </m:r>
          </m:sub>
        </m:sSub>
        <m:d>
          <m:dPr>
            <m:begChr m:val="("/>
            <m:endChr m:val=")"/>
          </m:dPr>
          <m:e>
            <m:sSub>
              <m:e>
                <m:r>
                  <w:rPr>
                    <w:rFonts w:ascii="Cambria Math" w:hAnsi="Cambria Math"/>
                  </w:rPr>
                  <m:t xml:space="preserve">λ</m:t>
                </m:r>
              </m:e>
              <m:sub>
                <m:r>
                  <w:rPr>
                    <w:rFonts w:ascii="Cambria Math" w:hAnsi="Cambria Math"/>
                  </w:rPr>
                  <m:t xml:space="preserve">j</m:t>
                </m:r>
              </m:sub>
            </m:sSub>
          </m:e>
        </m:d>
      </m:oMath>
      <w:r>
        <w:rPr/>
        <w:t xml:space="preserve">, to convert days taken to reach the model threshold to days in the stage. In principle, </w:t>
      </w:r>
      <w:r>
        <w:rPr/>
      </w:r>
      <m:oMath xmlns:m="http://schemas.openxmlformats.org/officeDocument/2006/math">
        <m:sSub>
          <m:e>
            <m:r>
              <w:rPr>
                <w:rFonts w:ascii="Cambria Math" w:hAnsi="Cambria Math"/>
              </w:rPr>
              <m:t xml:space="preserve">β</m:t>
            </m:r>
          </m:e>
          <m:sub>
            <m:r>
              <w:rPr>
                <w:rFonts w:ascii="Cambria Math" w:hAnsi="Cambria Math"/>
              </w:rPr>
              <m:t xml:space="preserve">j</m:t>
            </m:r>
          </m:sub>
        </m:sSub>
        <m:d>
          <m:dPr>
            <m:begChr m:val="("/>
            <m:endChr m:val=")"/>
          </m:dPr>
          <m:e>
            <m:sSub>
              <m:e>
                <m:r>
                  <w:rPr>
                    <w:rFonts w:ascii="Cambria Math" w:hAnsi="Cambria Math"/>
                  </w:rPr>
                  <m:t xml:space="preserve">λ</m:t>
                </m:r>
              </m:e>
              <m:sub>
                <m:r>
                  <w:rPr>
                    <w:rFonts w:ascii="Cambria Math" w:hAnsi="Cambria Math"/>
                  </w:rPr>
                  <m:t xml:space="preserve">j</m:t>
                </m:r>
              </m:sub>
            </m:sSub>
          </m:e>
        </m:d>
      </m:oMath>
      <w:r>
        <w:rPr/>
        <w:t xml:space="preserve"> should equal </w:t>
      </w:r>
      <w:r>
        <w:rPr/>
      </w:r>
      <m:oMath xmlns:m="http://schemas.openxmlformats.org/officeDocument/2006/math">
        <m:f>
          <m:num>
            <m:sSub>
              <m:e>
                <m:r>
                  <w:rPr>
                    <w:rFonts w:ascii="Cambria Math" w:hAnsi="Cambria Math"/>
                  </w:rPr>
                  <m:t xml:space="preserve">Λ</m:t>
                </m:r>
              </m:e>
              <m:sub>
                <m:r>
                  <w:rPr>
                    <w:rFonts w:ascii="Cambria Math" w:hAnsi="Cambria Math"/>
                  </w:rPr>
                  <m:t xml:space="preserve">j</m:t>
                </m:r>
              </m:sub>
            </m:sSub>
          </m:num>
          <m:den>
            <m:sSub>
              <m:e>
                <m:r>
                  <w:rPr>
                    <w:rFonts w:ascii="Cambria Math" w:hAnsi="Cambria Math"/>
                  </w:rPr>
                  <m:t xml:space="preserve">λ</m:t>
                </m:r>
              </m:e>
              <m:sub>
                <m:r>
                  <w:rPr>
                    <w:rFonts w:ascii="Cambria Math" w:hAnsi="Cambria Math"/>
                  </w:rPr>
                  <m:t xml:space="preserve">j</m:t>
                </m:r>
              </m:sub>
            </m:sSub>
          </m:den>
        </m:f>
      </m:oMath>
      <w:r>
        <w:rPr/>
        <w:t xml:space="preserve">. However, because of the difficulty in estimating </w:t>
      </w:r>
      <w:r>
        <w:rPr/>
      </w:r>
      <m:oMath xmlns:m="http://schemas.openxmlformats.org/officeDocument/2006/math">
        <m:sSub>
          <m:e>
            <m:r>
              <w:rPr>
                <w:rFonts w:ascii="Cambria Math" w:hAnsi="Cambria Math"/>
              </w:rPr>
              <m:t xml:space="preserve">Λ</m:t>
            </m:r>
          </m:e>
          <m:sub>
            <m:r>
              <w:rPr>
                <w:rFonts w:ascii="Cambria Math" w:hAnsi="Cambria Math"/>
              </w:rPr>
              <m:t xml:space="preserve">j</m:t>
            </m:r>
          </m:sub>
        </m:sSub>
      </m:oMath>
      <w:r>
        <w:rPr/>
        <w:t xml:space="preserve">, </w:t>
      </w:r>
      <w:r>
        <w:rPr/>
      </w:r>
      <m:oMath xmlns:m="http://schemas.openxmlformats.org/officeDocument/2006/math">
        <m:sSub>
          <m:e>
            <m:r>
              <w:rPr>
                <w:rFonts w:ascii="Cambria Math" w:hAnsi="Cambria Math"/>
              </w:rPr>
              <m:t xml:space="preserve">β</m:t>
            </m:r>
          </m:e>
          <m:sub>
            <m:r>
              <w:rPr>
                <w:rFonts w:ascii="Cambria Math" w:hAnsi="Cambria Math"/>
              </w:rPr>
              <m:t xml:space="preserve">j</m:t>
            </m:r>
          </m:sub>
        </m:sSub>
      </m:oMath>
      <w:r>
        <w:rPr/>
        <w:t xml:space="preserve"> is estimated numerically using ordinary least squares regression.</w:t>
      </w:r>
    </w:p>
    <w:p>
      <w:pPr>
        <w:pStyle w:val="TextBody"/>
        <w:rPr/>
      </w:pPr>
      <w:commentRangeStart w:id="3"/>
      <w:r>
        <w:rPr/>
        <w:t>Second, there is the possiblity that when we fit the model, the thermal time threshold is low enough that during one of the years, the plant reaches the thermal time threshold before one day has passed, (</w:t>
      </w:r>
      <w:r>
        <w:rPr/>
      </w:r>
      <m:oMath xmlns:m="http://schemas.openxmlformats.org/officeDocument/2006/math">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r>
          <w:rPr>
            <w:rFonts w:ascii="Cambria Math" w:hAnsi="Cambria Math"/>
          </w:rPr>
          <m:t xml:space="preserve">0</m:t>
        </m:r>
      </m:oMath>
      <w:r>
        <w:rPr/>
        <w:t xml:space="preserve">). This would make the stage length zero, regardless of how large the conversion factor </w:t>
      </w:r>
      <w:r>
        <w:rPr/>
      </w:r>
      <m:oMath xmlns:m="http://schemas.openxmlformats.org/officeDocument/2006/math">
        <m:sSub>
          <m:e>
            <m:r>
              <w:rPr>
                <w:rFonts w:ascii="Cambria Math" w:hAnsi="Cambria Math"/>
              </w:rPr>
              <m:t xml:space="preserve">β</m:t>
            </m:r>
          </m:e>
          <m:sub>
            <m:r>
              <w:rPr>
                <w:rFonts w:ascii="Cambria Math" w:hAnsi="Cambria Math"/>
              </w:rPr>
              <m:t xml:space="preserve">j</m:t>
            </m:r>
          </m:sub>
        </m:sSub>
        <m:d>
          <m:dPr>
            <m:begChr m:val="("/>
            <m:endChr m:val=")"/>
          </m:dPr>
          <m:e>
            <m:sSub>
              <m:e>
                <m:r>
                  <w:rPr>
                    <w:rFonts w:ascii="Cambria Math" w:hAnsi="Cambria Math"/>
                  </w:rPr>
                  <m:t xml:space="preserve">λ</m:t>
                </m:r>
              </m:e>
              <m:sub>
                <m:r>
                  <w:rPr>
                    <w:rFonts w:ascii="Cambria Math" w:hAnsi="Cambria Math"/>
                  </w:rPr>
                  <m:t xml:space="preserve">j</m:t>
                </m:r>
              </m:sub>
            </m:sSub>
          </m:e>
        </m:d>
      </m:oMath>
      <w:r>
        <w:rPr/>
        <w:t xml:space="preserve"> is. To compensate for this we include a second parameter, </w:t>
      </w:r>
      <w:r>
        <w:rPr/>
      </w:r>
      <m:oMath xmlns:m="http://schemas.openxmlformats.org/officeDocument/2006/math">
        <m:sSub>
          <m:e>
            <m:r>
              <w:rPr>
                <w:rFonts w:ascii="Cambria Math" w:hAnsi="Cambria Math"/>
              </w:rPr>
              <m:t xml:space="preserve">α</m:t>
            </m:r>
          </m:e>
          <m:sub>
            <m:r>
              <w:rPr>
                <w:rFonts w:ascii="Cambria Math" w:hAnsi="Cambria Math"/>
              </w:rPr>
              <m:t xml:space="preserve">j</m:t>
            </m:r>
          </m:sub>
        </m:sSub>
        <m:d>
          <m:dPr>
            <m:begChr m:val="("/>
            <m:endChr m:val=")"/>
          </m:dPr>
          <m:e>
            <m:sSub>
              <m:e>
                <m:r>
                  <w:rPr>
                    <w:rFonts w:ascii="Cambria Math" w:hAnsi="Cambria Math"/>
                  </w:rPr>
                  <m:t xml:space="preserve">λ</m:t>
                </m:r>
              </m:e>
              <m:sub>
                <m:r>
                  <w:rPr>
                    <w:rFonts w:ascii="Cambria Math" w:hAnsi="Cambria Math"/>
                  </w:rPr>
                  <m:t xml:space="preserve">j</m:t>
                </m:r>
              </m:sub>
            </m:sSub>
          </m:e>
        </m:d>
      </m:oMath>
      <w:r>
        <w:rPr/>
        <w:t xml:space="preserve">, the stage length if the plant reaches the threshold before completing a day of the stage. </w:t>
      </w:r>
      <w:r>
        <w:rPr/>
      </w:r>
      <w:commentRangeEnd w:id="3"/>
      <w:r>
        <w:commentReference w:id="3"/>
      </w:r>
      <w:r>
        <w:rPr/>
        <w:commentReference w:id="4"/>
      </w:r>
      <w:r>
        <w:rPr/>
        <w:t xml:space="preserve">If we add these two parameters to equation (1) we get the full ordinary linear model (equation 2), giving the </w:t>
      </w:r>
      <w:ins w:id="0" w:author="Hijmans, Robert J." w:date="2017-10-30T13:16:00Z">
        <w:r>
          <w:rPr/>
          <w:t>extended</w:t>
        </w:r>
      </w:ins>
      <w:del w:id="1" w:author="Hijmans, Robert J." w:date="2017-10-30T13:16:00Z">
        <w:r>
          <w:rPr/>
          <w:delText>full</w:delText>
        </w:r>
      </w:del>
      <w:r>
        <w:rPr/>
        <w:t xml:space="preserve"> TTT model its name.</w:t>
      </w:r>
    </w:p>
    <w:p>
      <w:pPr>
        <w:pStyle w:val="TextBody"/>
        <w:rPr/>
      </w:pPr>
      <w:r>
        <w:rPr/>
        <w:t xml:space="preserve">In fact, we can consider equation (1) a simplified linear model, where </w:t>
      </w:r>
      <w:r>
        <w:rPr/>
      </w:r>
      <m:oMath xmlns:m="http://schemas.openxmlformats.org/officeDocument/2006/math">
        <m:sSub>
          <m:e>
            <m:r>
              <w:rPr>
                <w:rFonts w:ascii="Cambria Math" w:hAnsi="Cambria Math"/>
              </w:rPr>
              <m:t xml:space="preserve">α</m:t>
            </m:r>
          </m:e>
          <m:sub>
            <m:r>
              <w:rPr>
                <w:rFonts w:ascii="Cambria Math" w:hAnsi="Cambria Math"/>
              </w:rPr>
              <m:t xml:space="preserve">j</m:t>
            </m:r>
          </m:sub>
        </m:sSub>
        <m:r>
          <w:rPr>
            <w:rFonts w:ascii="Cambria Math" w:hAnsi="Cambria Math"/>
          </w:rPr>
          <m:t xml:space="preserve">=</m:t>
        </m:r>
        <m:r>
          <w:rPr>
            <w:rFonts w:ascii="Cambria Math" w:hAnsi="Cambria Math"/>
          </w:rPr>
          <m:t xml:space="preserve">0</m:t>
        </m:r>
      </m:oMath>
      <w:r>
        <w:rPr/>
        <w:t xml:space="preserve"> and </w:t>
      </w:r>
      <w:r>
        <w:rPr/>
      </w:r>
      <m:oMath xmlns:m="http://schemas.openxmlformats.org/officeDocument/2006/math">
        <m:sSub>
          <m:e>
            <m:r>
              <w:rPr>
                <w:rFonts w:ascii="Cambria Math" w:hAnsi="Cambria Math"/>
              </w:rPr>
              <m:t xml:space="preserve">β</m:t>
            </m:r>
          </m:e>
          <m:sub>
            <m:r>
              <w:rPr>
                <w:rFonts w:ascii="Cambria Math" w:hAnsi="Cambria Math"/>
              </w:rPr>
              <m:t xml:space="preserve">j</m:t>
            </m:r>
          </m:sub>
        </m:sSub>
        <m:r>
          <w:rPr>
            <w:rFonts w:ascii="Cambria Math" w:hAnsi="Cambria Math"/>
          </w:rPr>
          <m:t xml:space="preserve">=</m:t>
        </m:r>
        <m:r>
          <w:rPr>
            <w:rFonts w:ascii="Cambria Math" w:hAnsi="Cambria Math"/>
          </w:rPr>
          <m:t xml:space="preserve">1</m:t>
        </m:r>
      </m:oMath>
      <w:r>
        <w:rPr/>
        <w:t>. Consequently, we refer to the TTT model that uses equation (1) as the simplified linear model.</w:t>
      </w:r>
    </w:p>
    <w:p>
      <w:pPr>
        <w:pStyle w:val="Heading2"/>
        <w:rPr/>
      </w:pPr>
      <w:bookmarkStart w:id="3" w:name="day-threshold-dt-model"/>
      <w:bookmarkEnd w:id="3"/>
      <w:r>
        <w:rPr/>
        <w:t>Day Threshold (DT) Model</w:t>
      </w:r>
    </w:p>
    <w:p>
      <w:pPr>
        <w:pStyle w:val="FirstParagraph"/>
        <w:rPr/>
      </w:pPr>
      <w:r>
        <w:rPr/>
        <w:t>In the DT model, the threshold is measured in time, not thermal time. If we assume that the day threshold is the total number of days needed for the plant to complete the stage, temperature and thus thermal time becomes irrelevant. In the simplified DT model, the stage length is exactly the day threshold (equation 3).</w:t>
      </w:r>
    </w:p>
    <w:p>
      <w:pPr>
        <w:pStyle w:val="TextBody"/>
        <w:rPr/>
      </w:pPr>
      <w:r>
        <w:rPr/>
        <w:t xml:space="preserve">where </w:t>
      </w:r>
      <w:r>
        <w:rPr/>
      </w:r>
      <m:oMath xmlns:m="http://schemas.openxmlformats.org/officeDocument/2006/math">
        <m:sSub>
          <m:e>
            <m:r>
              <w:rPr>
                <w:rFonts w:ascii="Cambria Math" w:hAnsi="Cambria Math"/>
              </w:rPr>
              <m:t xml:space="preserve">y</m:t>
            </m:r>
          </m:e>
          <m:sub>
            <m:r>
              <w:rPr>
                <w:rFonts w:ascii="Cambria Math" w:hAnsi="Cambria Math"/>
              </w:rPr>
              <m:t xml:space="preserve">ij</m:t>
            </m:r>
          </m:sub>
        </m:sSub>
      </m:oMath>
      <w:r>
        <w:rPr/>
        <w:t xml:space="preserve"> is the stage length, </w:t>
      </w:r>
      <w:r>
        <w:rPr/>
      </w:r>
      <m:oMath xmlns:m="http://schemas.openxmlformats.org/officeDocument/2006/math">
        <m:sSub>
          <m:e>
            <m:r>
              <w:rPr>
                <w:rFonts w:ascii="Cambria Math" w:hAnsi="Cambria Math"/>
              </w:rPr>
              <m:t xml:space="preserve">Λ</m:t>
            </m:r>
          </m:e>
          <m:sub>
            <m:r>
              <w:rPr>
                <w:rFonts w:ascii="Cambria Math" w:hAnsi="Cambria Math"/>
              </w:rPr>
              <m:t xml:space="preserve">j</m:t>
            </m:r>
          </m:sub>
        </m:sSub>
      </m:oMath>
      <w:r>
        <w:rPr/>
        <w:t xml:space="preserve"> is day threshold, and </w:t>
      </w:r>
      <w:r>
        <w:rPr/>
      </w:r>
      <m:oMath xmlns:m="http://schemas.openxmlformats.org/officeDocument/2006/math">
        <m:sSub>
          <m:e>
            <m:r>
              <w:rPr>
                <w:rFonts w:ascii="Cambria Math" w:hAnsi="Cambria Math"/>
              </w:rPr>
              <m:t xml:space="preserve">ε</m:t>
            </m:r>
          </m:e>
          <m:sub>
            <m:r>
              <w:rPr>
                <w:rFonts w:ascii="Cambria Math" w:hAnsi="Cambria Math"/>
              </w:rPr>
              <m:t xml:space="preserve">i</m:t>
            </m:r>
          </m:sub>
        </m:sSub>
      </m:oMath>
      <w:r>
        <w:rPr/>
        <w:t xml:space="preserve"> is the error term. This is equivalent to the simplified linear model with an intercept but no predictor variables, which is also equivalent to the grand mean. This means we can write the simplifed DT model as</w:t>
      </w:r>
    </w:p>
    <w:p>
      <w:pPr>
        <w:pStyle w:val="TextBody"/>
        <w:rPr/>
      </w:pPr>
      <w:r>
        <w:rPr/>
        <w:t xml:space="preserve">The full DT model has essentially the same structure as equation (2). The only thing that differs is the interpretations of the variables. The variable </w:t>
      </w:r>
      <w:r>
        <w:rPr/>
      </w:r>
      <m:oMath xmlns:m="http://schemas.openxmlformats.org/officeDocument/2006/math">
        <m:sSub>
          <m:e>
            <m:r>
              <w:rPr>
                <w:rFonts w:ascii="Cambria Math" w:hAnsi="Cambria Math"/>
              </w:rPr>
              <m:t xml:space="preserve">λ</m:t>
            </m:r>
          </m:e>
          <m:sub>
            <m:r>
              <w:rPr>
                <w:rFonts w:ascii="Cambria Math" w:hAnsi="Cambria Math"/>
              </w:rPr>
              <m:t xml:space="preserve">j</m:t>
            </m:r>
          </m:sub>
        </m:sSub>
      </m:oMath>
      <w:r>
        <w:rPr/>
        <w:t xml:space="preserve"> is the threshold in days, instead of thermal time units, and </w:t>
      </w:r>
      <w:r>
        <w:rPr/>
      </w:r>
      <m:oMath xmlns:m="http://schemas.openxmlformats.org/officeDocument/2006/math">
        <m:sSub>
          <m:e>
            <m:r>
              <w:rPr>
                <w:rFonts w:ascii="Cambria Math" w:hAnsi="Cambria Math"/>
              </w:rPr>
              <m:t xml:space="preserve">x</m:t>
            </m:r>
          </m:e>
          <m:sub>
            <m:r>
              <w:rPr>
                <w:rFonts w:ascii="Cambria Math" w:hAnsi="Cambria Math"/>
              </w:rPr>
              <m:t xml:space="preserve">i</m:t>
            </m:r>
          </m:sub>
        </m:sSub>
        <m:d>
          <m:dPr>
            <m:begChr m:val="("/>
            <m:endChr m:val=")"/>
          </m:dPr>
          <m:e>
            <m:sSub>
              <m:e>
                <m:r>
                  <w:rPr>
                    <w:rFonts w:ascii="Cambria Math" w:hAnsi="Cambria Math"/>
                  </w:rPr>
                  <m:t xml:space="preserve">λ</m:t>
                </m:r>
              </m:e>
              <m:sub>
                <m:r>
                  <w:rPr>
                    <w:rFonts w:ascii="Cambria Math" w:hAnsi="Cambria Math"/>
                  </w:rPr>
                  <m:t xml:space="preserve">j</m:t>
                </m:r>
              </m:sub>
            </m:sSub>
          </m:e>
        </m:d>
      </m:oMath>
      <w:r>
        <w:rPr/>
        <w:t xml:space="preserve"> is the amount of thermal time accumulated in </w:t>
      </w:r>
      <w:r>
        <w:rPr/>
      </w:r>
      <m:oMath xmlns:m="http://schemas.openxmlformats.org/officeDocument/2006/math">
        <m:sSub>
          <m:e>
            <m:r>
              <w:rPr>
                <w:rFonts w:ascii="Cambria Math" w:hAnsi="Cambria Math"/>
              </w:rPr>
              <m:t xml:space="preserve">λ</m:t>
            </m:r>
          </m:e>
          <m:sub>
            <m:r>
              <w:rPr>
                <w:rFonts w:ascii="Cambria Math" w:hAnsi="Cambria Math"/>
              </w:rPr>
              <m:t xml:space="preserve">j</m:t>
            </m:r>
          </m:sub>
        </m:sSub>
      </m:oMath>
      <w:r>
        <w:rPr/>
        <w:t xml:space="preserve"> days. Like before, </w:t>
      </w:r>
      <w:r>
        <w:rPr/>
      </w:r>
      <m:oMath xmlns:m="http://schemas.openxmlformats.org/officeDocument/2006/math">
        <m:sSub>
          <m:e>
            <m:r>
              <w:rPr>
                <w:rFonts w:ascii="Cambria Math" w:hAnsi="Cambria Math"/>
              </w:rPr>
              <m:t xml:space="preserve">y</m:t>
            </m:r>
          </m:e>
          <m:sub>
            <m:r>
              <w:rPr>
                <w:rFonts w:ascii="Cambria Math" w:hAnsi="Cambria Math"/>
              </w:rPr>
              <m:t xml:space="preserve">ij</m:t>
            </m:r>
          </m:sub>
        </m:sSub>
      </m:oMath>
      <w:r>
        <w:rPr/>
        <w:t xml:space="preserve"> is the length, in days, of stage </w:t>
      </w:r>
      <w:r>
        <w:rPr/>
      </w:r>
      <m:oMath xmlns:m="http://schemas.openxmlformats.org/officeDocument/2006/math">
        <m:r>
          <w:rPr>
            <w:rFonts w:ascii="Cambria Math" w:hAnsi="Cambria Math"/>
          </w:rPr>
          <m:t xml:space="preserve">j</m:t>
        </m:r>
      </m:oMath>
      <w:r>
        <w:rPr/>
        <w:t xml:space="preserve">. Then, </w:t>
      </w:r>
      <w:r>
        <w:rPr/>
      </w:r>
      <m:oMath xmlns:m="http://schemas.openxmlformats.org/officeDocument/2006/math">
        <m:sSub>
          <m:e>
            <m:r>
              <w:rPr>
                <w:rFonts w:ascii="Cambria Math" w:hAnsi="Cambria Math"/>
              </w:rPr>
              <m:t xml:space="preserve">α</m:t>
            </m:r>
          </m:e>
          <m:sub>
            <m:r>
              <w:rPr>
                <w:rFonts w:ascii="Cambria Math" w:hAnsi="Cambria Math"/>
              </w:rPr>
              <m:t xml:space="preserve">j</m:t>
            </m:r>
          </m:sub>
        </m:sSub>
        <m:d>
          <m:dPr>
            <m:begChr m:val="("/>
            <m:endChr m:val=")"/>
          </m:dPr>
          <m:e>
            <m:sSub>
              <m:e>
                <m:r>
                  <w:rPr>
                    <w:rFonts w:ascii="Cambria Math" w:hAnsi="Cambria Math"/>
                  </w:rPr>
                  <m:t xml:space="preserve">λ</m:t>
                </m:r>
              </m:e>
              <m:sub>
                <m:r>
                  <w:rPr>
                    <w:rFonts w:ascii="Cambria Math" w:hAnsi="Cambria Math"/>
                  </w:rPr>
                  <m:t xml:space="preserve">j</m:t>
                </m:r>
              </m:sub>
            </m:sSub>
          </m:e>
        </m:d>
      </m:oMath>
      <w:r>
        <w:rPr/>
        <w:t xml:space="preserve"> is the predicted stage length if </w:t>
      </w:r>
      <w:r>
        <w:rPr/>
      </w:r>
      <m:oMath xmlns:m="http://schemas.openxmlformats.org/officeDocument/2006/math">
        <m:sSub>
          <m:e>
            <m:r>
              <w:rPr>
                <w:rFonts w:ascii="Cambria Math" w:hAnsi="Cambria Math"/>
              </w:rPr>
              <m:t xml:space="preserve">x</m:t>
            </m:r>
          </m:e>
          <m:sub>
            <m:r>
              <w:rPr>
                <w:rFonts w:ascii="Cambria Math" w:hAnsi="Cambria Math"/>
              </w:rPr>
              <m:t xml:space="preserve">i</m:t>
            </m:r>
          </m:sub>
        </m:sSub>
      </m:oMath>
      <w:r>
        <w:rPr/>
        <w:t xml:space="preserve"> is zero. In this case that would mean the trees did not experience any thermal time accumulation during the first </w:t>
      </w:r>
      <w:r>
        <w:rPr/>
      </w:r>
      <m:oMath xmlns:m="http://schemas.openxmlformats.org/officeDocument/2006/math">
        <m:sSub>
          <m:e>
            <m:r>
              <w:rPr>
                <w:rFonts w:ascii="Cambria Math" w:hAnsi="Cambria Math"/>
              </w:rPr>
              <m:t xml:space="preserve">λ</m:t>
            </m:r>
          </m:e>
          <m:sub>
            <m:r>
              <w:rPr>
                <w:rFonts w:ascii="Cambria Math" w:hAnsi="Cambria Math"/>
              </w:rPr>
              <m:t xml:space="preserve">j</m:t>
            </m:r>
          </m:sub>
        </m:sSub>
      </m:oMath>
      <w:r>
        <w:rPr/>
        <w:t xml:space="preserve"> days of stage </w:t>
      </w:r>
      <w:r>
        <w:rPr/>
      </w:r>
      <m:oMath xmlns:m="http://schemas.openxmlformats.org/officeDocument/2006/math">
        <m:r>
          <w:rPr>
            <w:rFonts w:ascii="Cambria Math" w:hAnsi="Cambria Math"/>
          </w:rPr>
          <m:t xml:space="preserve">j</m:t>
        </m:r>
      </m:oMath>
      <w:r>
        <w:rPr/>
        <w:t xml:space="preserve">. and </w:t>
      </w:r>
      <w:r>
        <w:rPr/>
      </w:r>
      <m:oMath xmlns:m="http://schemas.openxmlformats.org/officeDocument/2006/math">
        <m:sSub>
          <m:e>
            <m:r>
              <w:rPr>
                <w:rFonts w:ascii="Cambria Math" w:hAnsi="Cambria Math"/>
              </w:rPr>
              <m:t xml:space="preserve">β</m:t>
            </m:r>
          </m:e>
          <m:sub>
            <m:r>
              <w:rPr>
                <w:rFonts w:ascii="Cambria Math" w:hAnsi="Cambria Math"/>
              </w:rPr>
              <m:t xml:space="preserve">j</m:t>
            </m:r>
          </m:sub>
        </m:sSub>
        <m:d>
          <m:dPr>
            <m:begChr m:val="("/>
            <m:endChr m:val=")"/>
          </m:dPr>
          <m:e>
            <m:sSub>
              <m:e>
                <m:r>
                  <w:rPr>
                    <w:rFonts w:ascii="Cambria Math" w:hAnsi="Cambria Math"/>
                  </w:rPr>
                  <m:t xml:space="preserve">λ</m:t>
                </m:r>
              </m:e>
              <m:sub>
                <m:r>
                  <w:rPr>
                    <w:rFonts w:ascii="Cambria Math" w:hAnsi="Cambria Math"/>
                  </w:rPr>
                  <m:t xml:space="preserve">j</m:t>
                </m:r>
              </m:sub>
            </m:sSub>
          </m:e>
        </m:d>
      </m:oMath>
      <w:r>
        <w:rPr/>
        <w:t xml:space="preserve"> is the change in stage length due to accumulating one additional thermal time unit during the first </w:t>
      </w:r>
      <w:r>
        <w:rPr/>
      </w:r>
      <m:oMath xmlns:m="http://schemas.openxmlformats.org/officeDocument/2006/math">
        <m:sSub>
          <m:e>
            <m:r>
              <w:rPr>
                <w:rFonts w:ascii="Cambria Math" w:hAnsi="Cambria Math"/>
              </w:rPr>
              <m:t xml:space="preserve">λ</m:t>
            </m:r>
          </m:e>
          <m:sub>
            <m:r>
              <w:rPr>
                <w:rFonts w:ascii="Cambria Math" w:hAnsi="Cambria Math"/>
              </w:rPr>
              <m:t xml:space="preserve">j</m:t>
            </m:r>
          </m:sub>
        </m:sSub>
      </m:oMath>
      <w:r>
        <w:rPr/>
        <w:t xml:space="preserve"> days of the stage.</w:t>
      </w:r>
    </w:p>
    <w:p>
      <w:pPr>
        <w:pStyle w:val="Heading2"/>
        <w:rPr/>
      </w:pPr>
      <w:ins w:id="2" w:author="Hijmans, Robert J." w:date="2017-10-30T13:21:00Z">
        <w:bookmarkStart w:id="4" w:name="thermal-time-computation-functions"/>
        <w:bookmarkStart w:id="5" w:name="thermal-time-computation-functions"/>
        <w:bookmarkEnd w:id="5"/>
        <w:r>
          <w:rPr/>
        </w:r>
      </w:ins>
    </w:p>
    <w:p>
      <w:pPr>
        <w:pStyle w:val="Heading2"/>
        <w:rPr/>
      </w:pPr>
      <w:ins w:id="3" w:author="Hijmans, Robert J." w:date="2017-10-30T13:21:00Z">
        <w:r>
          <w:rPr/>
          <w:t>MATERIALS AND METHODS</w:t>
        </w:r>
      </w:ins>
    </w:p>
    <w:p>
      <w:pPr>
        <w:pStyle w:val="TextBody"/>
        <w:rPr/>
      </w:pPr>
      <w:ins w:id="4" w:author="Hijmans, Robert J." w:date="2017-10-30T13:21:00Z">
        <w:r>
          <w:rPr/>
        </w:r>
      </w:ins>
    </w:p>
    <w:p>
      <w:pPr>
        <w:pStyle w:val="TextBody"/>
        <w:pPrChange w:id="0" w:author="Hijmans, Robert J." w:date="2017-10-30T13:21:00Z"/>
        <w:rPr/>
      </w:pPr>
      <w:ins w:id="5" w:author="Hijmans, Robert J." w:date="2017-10-30T13:21:00Z">
        <w:r>
          <w:rPr/>
          <w:t>We compared base and extended TTT models and extended DT models (expand)</w:t>
        </w:r>
      </w:ins>
    </w:p>
    <w:p>
      <w:pPr>
        <w:pStyle w:val="TextBody"/>
        <w:pPrChange w:id="0" w:author="Hijmans, Robert J." w:date="2017-10-30T13:21:00Z"/>
        <w:rPr/>
      </w:pPr>
      <w:ins w:id="7" w:author="Hijmans, Robert J." w:date="2017-10-30T13:21:00Z">
        <w:r>
          <w:rPr/>
          <w:t xml:space="preserve"> </w:t>
        </w:r>
      </w:ins>
      <w:ins w:id="8" w:author="Hijmans, Robert J." w:date="2017-10-30T13:22:00Z">
        <w:r>
          <w:rPr/>
          <w:t>For different thermal time functions (see below)</w:t>
        </w:r>
      </w:ins>
    </w:p>
    <w:p>
      <w:pPr>
        <w:pStyle w:val="Heading2"/>
        <w:rPr/>
      </w:pPr>
      <w:r>
        <w:rPr/>
        <w:t>Thermal time computation functions</w:t>
      </w:r>
    </w:p>
    <w:p>
      <w:pPr>
        <w:pStyle w:val="FirstParagraph"/>
        <w:rPr/>
      </w:pPr>
      <w:commentRangeStart w:id="5"/>
      <w:r>
        <w:rPr/>
        <w:t xml:space="preserve">We evaluated </w:t>
      </w:r>
      <w:r>
        <w:rPr/>
      </w:r>
      <w:commentRangeEnd w:id="5"/>
      <w:r>
        <w:commentReference w:id="5"/>
      </w:r>
      <w:r>
        <w:rPr/>
        <w:t>five functions for calculating thermal time. While there are additional functions (Marra et al., 2001), these five capture a variety of assumptions about tree responses to temperature and are computationally viable options for model fitting on most computers. The simplest "Linear" thermal time function has just one parameter (Yang, Logan, and Coffey</w:t>
      </w:r>
      <w:ins w:id="10" w:author="Hijmans, Robert J." w:date="2017-10-30T13:22:00Z">
        <w:r>
          <w:rPr/>
          <w:t>,</w:t>
        </w:r>
      </w:ins>
      <w:r>
        <w:rPr/>
        <w:t xml:space="preserve"> 1995).</w:t>
      </w:r>
    </w:p>
    <w:p>
      <w:pPr>
        <w:pStyle w:val="TextBody"/>
        <w:rPr/>
      </w:pPr>
      <w:r>
        <w:rPr/>
      </w:r>
      <m:oMath xmlns:m="http://schemas.openxmlformats.org/officeDocument/2006/math">
        <m:r>
          <w:rPr>
            <w:rFonts w:ascii="Cambria Math" w:hAnsi="Cambria Math"/>
          </w:rPr>
          <m:t xml:space="preserve">Linear</m:t>
        </m:r>
        <m:r>
          <w:rPr>
            <w:rFonts w:ascii="Cambria Math" w:hAnsi="Cambria Math"/>
          </w:rPr>
          <m:t xml:space="preserve">TT</m:t>
        </m:r>
        <m:r>
          <w:rPr>
            <w:rFonts w:ascii="Cambria Math" w:hAnsi="Cambria Math"/>
          </w:rPr>
          <m:t xml:space="preserve">=</m:t>
        </m:r>
        <m:d>
          <m:dPr>
            <m:begChr m:val="{"/>
            <m:endChr m:val=""/>
          </m:dPr>
          <m:e>
            <m:m>
              <m:mr>
                <m:e>
                  <m:r>
                    <w:rPr>
                      <w:rFonts w:ascii="Cambria Math" w:hAnsi="Cambria Math"/>
                    </w:rPr>
                    <m:t xml:space="preserve">0</m:t>
                  </m:r>
                </m:e>
                <m:e>
                  <m:r>
                    <w:rPr>
                      <w:rFonts w:ascii="Cambria Math" w:hAnsi="Cambria Math"/>
                    </w:rPr>
                    <m:t xml:space="preserve">T</m:t>
                  </m:r>
                  <m:r>
                    <w:rPr>
                      <w:rFonts w:ascii="Cambria Math" w:hAnsi="Cambria Math"/>
                    </w:rPr>
                    <m:t xml:space="preserve">≤</m:t>
                  </m:r>
                  <m:sSub>
                    <m:e>
                      <m:r>
                        <w:rPr>
                          <w:rFonts w:ascii="Cambria Math" w:hAnsi="Cambria Math"/>
                        </w:rPr>
                        <m:t xml:space="preserve">T</m:t>
                      </m:r>
                    </m:e>
                    <m:sub>
                      <m:r>
                        <w:rPr>
                          <w:rFonts w:ascii="Cambria Math" w:hAnsi="Cambria Math"/>
                        </w:rPr>
                        <m:t xml:space="preserve">b</m:t>
                      </m:r>
                    </m:sub>
                  </m:sSub>
                </m:e>
              </m:mr>
              <m:mr>
                <m:e>
                  <m:r>
                    <w:rPr>
                      <w:rFonts w:ascii="Cambria Math" w:hAnsi="Cambria Math"/>
                    </w:rPr>
                    <m:t xml:space="preserve">T</m:t>
                  </m:r>
                  <m:r>
                    <w:rPr>
                      <w:rFonts w:ascii="Cambria Math" w:hAnsi="Cambria Math"/>
                    </w:rPr>
                    <m:t xml:space="preserve">−</m:t>
                  </m:r>
                  <m:sSub>
                    <m:e>
                      <m:r>
                        <w:rPr>
                          <w:rFonts w:ascii="Cambria Math" w:hAnsi="Cambria Math"/>
                        </w:rPr>
                        <m:t xml:space="preserve">T</m:t>
                      </m:r>
                    </m:e>
                    <m:sub>
                      <m:r>
                        <w:rPr>
                          <w:rFonts w:ascii="Cambria Math" w:hAnsi="Cambria Math"/>
                        </w:rPr>
                        <m:t xml:space="preserve">b</m:t>
                      </m:r>
                    </m:sub>
                  </m:sSub>
                </m:e>
                <m:e>
                  <m:sSub>
                    <m:e>
                      <m:r>
                        <w:rPr>
                          <w:rFonts w:ascii="Cambria Math" w:hAnsi="Cambria Math"/>
                        </w:rPr>
                        <m:t xml:space="preserve">T</m:t>
                      </m:r>
                    </m:e>
                    <m:sub>
                      <m:r>
                        <w:rPr>
                          <w:rFonts w:ascii="Cambria Math" w:hAnsi="Cambria Math"/>
                        </w:rPr>
                        <m:t xml:space="preserve">b</m:t>
                      </m:r>
                    </m:sub>
                  </m:sSub>
                  <m:r>
                    <w:rPr>
                      <w:rFonts w:ascii="Cambria Math" w:hAnsi="Cambria Math"/>
                    </w:rPr>
                    <m:t xml:space="preserve">≤</m:t>
                  </m:r>
                  <m:r>
                    <w:rPr>
                      <w:rFonts w:ascii="Cambria Math" w:hAnsi="Cambria Math"/>
                    </w:rPr>
                    <m:t xml:space="preserve">T</m:t>
                  </m:r>
                </m:e>
              </m:mr>
            </m:m>
          </m:e>
        </m:d>
      </m:oMath>
    </w:p>
    <w:p>
      <w:pPr>
        <w:pStyle w:val="FirstParagraph"/>
        <w:rPr/>
      </w:pPr>
      <w:r>
        <w:rPr/>
        <w:t xml:space="preserve">where </w:t>
      </w:r>
      <w:r>
        <w:rPr>
          <w:i/>
        </w:rPr>
        <w:t>TT</w:t>
      </w:r>
      <w:r>
        <w:rPr/>
        <w:t xml:space="preserve"> is the thermal time accumulated, </w:t>
      </w:r>
      <w:r>
        <w:rPr>
          <w:i/>
        </w:rPr>
        <w:t>T</w:t>
      </w:r>
      <w:r>
        <w:rPr/>
        <w:t xml:space="preserve"> is the average temperature for the chosen time period (day or hour), and </w:t>
      </w:r>
      <w:r>
        <w:rPr/>
      </w:r>
      <m:oMath xmlns:m="http://schemas.openxmlformats.org/officeDocument/2006/math">
        <m:sSub>
          <m:e>
            <m:r>
              <w:rPr>
                <w:rFonts w:ascii="Cambria Math" w:hAnsi="Cambria Math"/>
              </w:rPr>
              <m:t xml:space="preserve">T</m:t>
            </m:r>
          </m:e>
          <m:sub>
            <m:r>
              <w:rPr>
                <w:rFonts w:ascii="Cambria Math" w:hAnsi="Cambria Math"/>
              </w:rPr>
              <m:t xml:space="preserve">b</m:t>
            </m:r>
          </m:sub>
        </m:sSub>
      </m:oMath>
      <w:r>
        <w:rPr/>
        <w:t xml:space="preserve"> is the base temperature. We evaluated the Linear function for both hourly and daily temperatures (LinearHour and LinearDay).</w:t>
      </w:r>
    </w:p>
    <w:p>
      <w:pPr>
        <w:pStyle w:val="TextBody"/>
        <w:rPr/>
      </w:pPr>
      <w:r>
        <w:rPr/>
        <w:t>The "Plateau" function slightly more complicated function that includes two parameters.</w:t>
      </w:r>
    </w:p>
    <w:p>
      <w:pPr>
        <w:pStyle w:val="TextBody"/>
        <w:rPr/>
      </w:pPr>
      <w:r>
        <w:rPr/>
      </w:r>
      <m:oMath xmlns:m="http://schemas.openxmlformats.org/officeDocument/2006/math">
        <m:r>
          <w:rPr>
            <w:rFonts w:ascii="Cambria Math" w:hAnsi="Cambria Math"/>
          </w:rPr>
          <m:t xml:space="preserve">Plateau</m:t>
        </m:r>
        <m:r>
          <w:rPr>
            <w:rFonts w:ascii="Cambria Math" w:hAnsi="Cambria Math"/>
          </w:rPr>
          <m:t xml:space="preserve">TT</m:t>
        </m:r>
        <m:r>
          <w:rPr>
            <w:rFonts w:ascii="Cambria Math" w:hAnsi="Cambria Math"/>
          </w:rPr>
          <m:t xml:space="preserve">=</m:t>
        </m:r>
        <m:d>
          <m:dPr>
            <m:begChr m:val="{"/>
            <m:endChr m:val=""/>
          </m:dPr>
          <m:e>
            <m:m>
              <m:mr>
                <m:e>
                  <m:r>
                    <w:rPr>
                      <w:rFonts w:ascii="Cambria Math" w:hAnsi="Cambria Math"/>
                    </w:rPr>
                    <m:t xml:space="preserve">0</m:t>
                  </m:r>
                </m:e>
                <m:e>
                  <m:r>
                    <w:rPr>
                      <w:rFonts w:ascii="Cambria Math" w:hAnsi="Cambria Math"/>
                    </w:rPr>
                    <m:t xml:space="preserve">T</m:t>
                  </m:r>
                  <m:r>
                    <w:rPr>
                      <w:rFonts w:ascii="Cambria Math" w:hAnsi="Cambria Math"/>
                    </w:rPr>
                    <m:t xml:space="preserve">≤</m:t>
                  </m:r>
                  <m:sSub>
                    <m:e>
                      <m:r>
                        <w:rPr>
                          <w:rFonts w:ascii="Cambria Math" w:hAnsi="Cambria Math"/>
                        </w:rPr>
                        <m:t xml:space="preserve">T</m:t>
                      </m:r>
                    </m:e>
                    <m:sub>
                      <m:r>
                        <w:rPr>
                          <w:rFonts w:ascii="Cambria Math" w:hAnsi="Cambria Math"/>
                        </w:rPr>
                        <m:t xml:space="preserve">b</m:t>
                      </m:r>
                    </m:sub>
                  </m:sSub>
                </m:e>
              </m:mr>
              <m:mr>
                <m:e>
                  <m:r>
                    <w:rPr>
                      <w:rFonts w:ascii="Cambria Math" w:hAnsi="Cambria Math"/>
                    </w:rPr>
                    <m:t xml:space="preserve">T</m:t>
                  </m:r>
                  <m:r>
                    <w:rPr>
                      <w:rFonts w:ascii="Cambria Math" w:hAnsi="Cambria Math"/>
                    </w:rPr>
                    <m:t xml:space="preserve">−</m:t>
                  </m:r>
                  <m:sSub>
                    <m:e>
                      <m:r>
                        <w:rPr>
                          <w:rFonts w:ascii="Cambria Math" w:hAnsi="Cambria Math"/>
                        </w:rPr>
                        <m:t xml:space="preserve">T</m:t>
                      </m:r>
                    </m:e>
                    <m:sub>
                      <m:r>
                        <w:rPr>
                          <w:rFonts w:ascii="Cambria Math" w:hAnsi="Cambria Math"/>
                        </w:rPr>
                        <m:t xml:space="preserve">b</m:t>
                      </m:r>
                    </m:sub>
                  </m:sSub>
                </m:e>
                <m:e>
                  <m:sSub>
                    <m:e>
                      <m:r>
                        <w:rPr>
                          <w:rFonts w:ascii="Cambria Math" w:hAnsi="Cambria Math"/>
                        </w:rPr>
                        <m:t xml:space="preserve">T</m:t>
                      </m:r>
                    </m:e>
                    <m:sub>
                      <m:r>
                        <w:rPr>
                          <w:rFonts w:ascii="Cambria Math" w:hAnsi="Cambria Math"/>
                        </w:rPr>
                        <m:t xml:space="preserve">b</m:t>
                      </m:r>
                    </m:sub>
                  </m:sSub>
                  <m:r>
                    <w:rPr>
                      <w:rFonts w:ascii="Cambria Math" w:hAnsi="Cambria Math"/>
                    </w:rPr>
                    <m:t xml:space="preserve">≤</m:t>
                  </m:r>
                  <m:r>
                    <w:rPr>
                      <w:rFonts w:ascii="Cambria Math" w:hAnsi="Cambria Math"/>
                    </w:rPr>
                    <m:t xml:space="preserve">T</m:t>
                  </m:r>
                  <m:r>
                    <w:rPr>
                      <w:rFonts w:ascii="Cambria Math" w:hAnsi="Cambria Math"/>
                    </w:rPr>
                    <m:t xml:space="preserve">≤</m:t>
                  </m:r>
                  <m:sSub>
                    <m:e>
                      <m:r>
                        <w:rPr>
                          <w:rFonts w:ascii="Cambria Math" w:hAnsi="Cambria Math"/>
                        </w:rPr>
                        <m:t xml:space="preserve">T</m:t>
                      </m:r>
                    </m:e>
                    <m:sub>
                      <m:r>
                        <w:rPr>
                          <w:rFonts w:ascii="Cambria Math" w:hAnsi="Cambria Math"/>
                        </w:rPr>
                        <m:t xml:space="preserve">o</m:t>
                      </m:r>
                    </m:sub>
                  </m:sSub>
                </m:e>
              </m:mr>
              <m:mr>
                <m:e>
                  <m:sSub>
                    <m:e>
                      <m:r>
                        <w:rPr>
                          <w:rFonts w:ascii="Cambria Math" w:hAnsi="Cambria Math"/>
                        </w:rPr>
                        <m:t xml:space="preserve">T</m:t>
                      </m:r>
                    </m:e>
                    <m:sub>
                      <m:r>
                        <w:rPr>
                          <w:rFonts w:ascii="Cambria Math" w:hAnsi="Cambria Math"/>
                        </w:rPr>
                        <m:t xml:space="preserve">o</m:t>
                      </m:r>
                    </m:sub>
                  </m:sSub>
                </m:e>
                <m:e>
                  <m:sSub>
                    <m:e>
                      <m:r>
                        <w:rPr>
                          <w:rFonts w:ascii="Cambria Math" w:hAnsi="Cambria Math"/>
                        </w:rPr>
                        <m:t xml:space="preserve">T</m:t>
                      </m:r>
                    </m:e>
                    <m:sub>
                      <m:r>
                        <w:rPr>
                          <w:rFonts w:ascii="Cambria Math" w:hAnsi="Cambria Math"/>
                        </w:rPr>
                        <m:t xml:space="preserve">o</m:t>
                      </m:r>
                    </m:sub>
                  </m:sSub>
                  <m:r>
                    <w:rPr>
                      <w:rFonts w:ascii="Cambria Math" w:hAnsi="Cambria Math"/>
                    </w:rPr>
                    <m:t xml:space="preserve">≤</m:t>
                  </m:r>
                  <m:r>
                    <w:rPr>
                      <w:rFonts w:ascii="Cambria Math" w:hAnsi="Cambria Math"/>
                    </w:rPr>
                    <m:t xml:space="preserve">T</m:t>
                  </m:r>
                </m:e>
              </m:mr>
            </m:m>
          </m:e>
        </m:d>
      </m:oMath>
    </w:p>
    <w:p>
      <w:pPr>
        <w:pStyle w:val="FirstParagraph"/>
        <w:rPr/>
      </w:pPr>
      <w:r>
        <w:rPr/>
        <w:t xml:space="preserve">where </w:t>
      </w:r>
      <w:r>
        <w:rPr/>
      </w:r>
      <m:oMath xmlns:m="http://schemas.openxmlformats.org/officeDocument/2006/math">
        <m:sSub>
          <m:e>
            <m:r>
              <w:rPr>
                <w:rFonts w:ascii="Cambria Math" w:hAnsi="Cambria Math"/>
              </w:rPr>
              <m:t xml:space="preserve">T</m:t>
            </m:r>
          </m:e>
          <m:sub>
            <m:r>
              <w:rPr>
                <w:rFonts w:ascii="Cambria Math" w:hAnsi="Cambria Math"/>
              </w:rPr>
              <m:t xml:space="preserve">o</m:t>
            </m:r>
          </m:sub>
        </m:sSub>
      </m:oMath>
      <w:r>
        <w:rPr/>
        <w:t xml:space="preserve"> is the optimal temperature. The Plateau model caps thermal time at </w:t>
      </w:r>
      <w:r>
        <w:rPr/>
      </w:r>
      <m:oMath xmlns:m="http://schemas.openxmlformats.org/officeDocument/2006/math">
        <m:sSub>
          <m:e>
            <m:r>
              <w:rPr>
                <w:rFonts w:ascii="Cambria Math" w:hAnsi="Cambria Math"/>
              </w:rPr>
              <m:t xml:space="preserve">T</m:t>
            </m:r>
          </m:e>
          <m:sub>
            <m:r>
              <w:rPr>
                <w:rFonts w:ascii="Cambria Math" w:hAnsi="Cambria Math"/>
              </w:rPr>
              <m:t xml:space="preserve">o</m:t>
            </m:r>
          </m:sub>
        </m:sSub>
      </m:oMath>
      <w:r>
        <w:rPr/>
        <w:t>, but still neglects a potential slowdown in development at very high temperatures.</w:t>
      </w:r>
    </w:p>
    <w:p>
      <w:pPr>
        <w:pStyle w:val="TextBody"/>
        <w:rPr/>
      </w:pPr>
      <w:r>
        <w:rPr/>
        <w:t xml:space="preserve">One function that accounts for this is the three parameter triangle function from, where </w:t>
      </w:r>
      <w:r>
        <w:rPr/>
      </w:r>
      <m:oMath xmlns:m="http://schemas.openxmlformats.org/officeDocument/2006/math">
        <m:sSub>
          <m:e>
            <m:r>
              <w:rPr>
                <w:rFonts w:ascii="Cambria Math" w:hAnsi="Cambria Math"/>
              </w:rPr>
              <m:t xml:space="preserve">T</m:t>
            </m:r>
          </m:e>
          <m:sub>
            <m:r>
              <w:rPr>
                <w:rFonts w:ascii="Cambria Math" w:hAnsi="Cambria Math"/>
              </w:rPr>
              <m:t xml:space="preserve">b</m:t>
            </m:r>
          </m:sub>
        </m:sSub>
      </m:oMath>
      <w:r>
        <w:rPr/>
        <w:t xml:space="preserve">, </w:t>
      </w:r>
      <w:r>
        <w:rPr/>
      </w:r>
      <m:oMath xmlns:m="http://schemas.openxmlformats.org/officeDocument/2006/math">
        <m:sSub>
          <m:e>
            <m:r>
              <w:rPr>
                <w:rFonts w:ascii="Cambria Math" w:hAnsi="Cambria Math"/>
              </w:rPr>
              <m:t xml:space="preserve">T</m:t>
            </m:r>
          </m:e>
          <m:sub>
            <m:r>
              <w:rPr>
                <w:rFonts w:ascii="Cambria Math" w:hAnsi="Cambria Math"/>
              </w:rPr>
              <m:t xml:space="preserve">o</m:t>
            </m:r>
          </m:sub>
        </m:sSub>
      </m:oMath>
      <w:r>
        <w:rPr/>
        <w:t xml:space="preserve">, and </w:t>
      </w:r>
      <w:r>
        <w:rPr/>
      </w:r>
      <m:oMath xmlns:m="http://schemas.openxmlformats.org/officeDocument/2006/math">
        <m:sSub>
          <m:e>
            <m:r>
              <w:rPr>
                <w:rFonts w:ascii="Cambria Math" w:hAnsi="Cambria Math"/>
              </w:rPr>
              <m:t xml:space="preserve">T</m:t>
            </m:r>
          </m:e>
          <m:sub>
            <m:r>
              <w:rPr>
                <w:rFonts w:ascii="Cambria Math" w:hAnsi="Cambria Math"/>
              </w:rPr>
              <m:t xml:space="preserve">c</m:t>
            </m:r>
          </m:sub>
        </m:sSub>
      </m:oMath>
      <w:r>
        <w:rPr/>
        <w:t xml:space="preserve"> are the base, optimal and critical temperatures respectively.</w:t>
      </w:r>
    </w:p>
    <w:p>
      <w:pPr>
        <w:pStyle w:val="TextBody"/>
        <w:rPr/>
      </w:pPr>
      <w:r>
        <w:rPr/>
      </w:r>
      <m:oMath xmlns:m="http://schemas.openxmlformats.org/officeDocument/2006/math">
        <m:r>
          <w:rPr>
            <w:rFonts w:ascii="Cambria Math" w:hAnsi="Cambria Math"/>
          </w:rPr>
          <m:t xml:space="preserve">Triangle</m:t>
        </m:r>
        <m:r>
          <w:rPr>
            <w:rFonts w:ascii="Cambria Math" w:hAnsi="Cambria Math"/>
          </w:rPr>
          <m:t xml:space="preserve">TT</m:t>
        </m:r>
        <m:r>
          <w:rPr>
            <w:rFonts w:ascii="Cambria Math" w:hAnsi="Cambria Math"/>
          </w:rPr>
          <m:t xml:space="preserve">=</m:t>
        </m:r>
        <m:d>
          <m:dPr>
            <m:begChr m:val="{"/>
            <m:endChr m:val=""/>
          </m:dPr>
          <m:e>
            <m:m>
              <m:mr>
                <m:e>
                  <m:r>
                    <w:rPr>
                      <w:rFonts w:ascii="Cambria Math" w:hAnsi="Cambria Math"/>
                    </w:rPr>
                    <m:t xml:space="preserve">0</m:t>
                  </m:r>
                </m:e>
                <m:e>
                  <m:r>
                    <w:rPr>
                      <w:rFonts w:ascii="Cambria Math" w:hAnsi="Cambria Math"/>
                    </w:rPr>
                    <m:t xml:space="preserve">T</m:t>
                  </m:r>
                  <m:r>
                    <w:rPr>
                      <w:rFonts w:ascii="Cambria Math" w:hAnsi="Cambria Math"/>
                    </w:rPr>
                    <m:t xml:space="preserve">≤</m:t>
                  </m:r>
                  <m:sSub>
                    <m:e>
                      <m:r>
                        <w:rPr>
                          <w:rFonts w:ascii="Cambria Math" w:hAnsi="Cambria Math"/>
                        </w:rPr>
                        <m:t xml:space="preserve">T</m:t>
                      </m:r>
                    </m:e>
                    <m:sub>
                      <m:r>
                        <w:rPr>
                          <w:rFonts w:ascii="Cambria Math" w:hAnsi="Cambria Math"/>
                        </w:rPr>
                        <m:t xml:space="preserve">b</m:t>
                      </m:r>
                    </m:sub>
                  </m:sSub>
                </m:e>
              </m:mr>
              <m:mr>
                <m:e>
                  <m:r>
                    <w:rPr>
                      <w:rFonts w:ascii="Cambria Math" w:hAnsi="Cambria Math"/>
                    </w:rPr>
                    <m:t xml:space="preserve">T</m:t>
                  </m:r>
                  <m:r>
                    <w:rPr>
                      <w:rFonts w:ascii="Cambria Math" w:hAnsi="Cambria Math"/>
                    </w:rPr>
                    <m:t xml:space="preserve">−</m:t>
                  </m:r>
                  <m:sSub>
                    <m:e>
                      <m:r>
                        <w:rPr>
                          <w:rFonts w:ascii="Cambria Math" w:hAnsi="Cambria Math"/>
                        </w:rPr>
                        <m:t xml:space="preserve">T</m:t>
                      </m:r>
                    </m:e>
                    <m:sub>
                      <m:r>
                        <w:rPr>
                          <w:rFonts w:ascii="Cambria Math" w:hAnsi="Cambria Math"/>
                        </w:rPr>
                        <m:t xml:space="preserve">b</m:t>
                      </m:r>
                    </m:sub>
                  </m:sSub>
                </m:e>
                <m:e>
                  <m:sSub>
                    <m:e>
                      <m:r>
                        <w:rPr>
                          <w:rFonts w:ascii="Cambria Math" w:hAnsi="Cambria Math"/>
                        </w:rPr>
                        <m:t xml:space="preserve">T</m:t>
                      </m:r>
                    </m:e>
                    <m:sub>
                      <m:r>
                        <w:rPr>
                          <w:rFonts w:ascii="Cambria Math" w:hAnsi="Cambria Math"/>
                        </w:rPr>
                        <m:t xml:space="preserve">b</m:t>
                      </m:r>
                    </m:sub>
                  </m:sSub>
                  <m:r>
                    <w:rPr>
                      <w:rFonts w:ascii="Cambria Math" w:hAnsi="Cambria Math"/>
                    </w:rPr>
                    <m:t xml:space="preserve">≤</m:t>
                  </m:r>
                  <m:r>
                    <w:rPr>
                      <w:rFonts w:ascii="Cambria Math" w:hAnsi="Cambria Math"/>
                    </w:rPr>
                    <m:t xml:space="preserve">T</m:t>
                  </m:r>
                  <m:r>
                    <w:rPr>
                      <w:rFonts w:ascii="Cambria Math" w:hAnsi="Cambria Math"/>
                    </w:rPr>
                    <m:t xml:space="preserve">≤</m:t>
                  </m:r>
                  <m:sSub>
                    <m:e>
                      <m:r>
                        <w:rPr>
                          <w:rFonts w:ascii="Cambria Math" w:hAnsi="Cambria Math"/>
                        </w:rPr>
                        <m:t xml:space="preserve">T</m:t>
                      </m:r>
                    </m:e>
                    <m:sub>
                      <m:r>
                        <w:rPr>
                          <w:rFonts w:ascii="Cambria Math" w:hAnsi="Cambria Math"/>
                        </w:rPr>
                        <m:t xml:space="preserve">o</m:t>
                      </m:r>
                    </m:sub>
                  </m:sSub>
                </m:e>
              </m:mr>
              <m:mr>
                <m:e>
                  <m:f>
                    <m:num>
                      <m:d>
                        <m:dPr>
                          <m:begChr m:val="("/>
                          <m:endChr m:val=")"/>
                        </m:dPr>
                        <m:e>
                          <m:sSub>
                            <m:e>
                              <m:r>
                                <w:rPr>
                                  <w:rFonts w:ascii="Cambria Math" w:hAnsi="Cambria Math"/>
                                </w:rPr>
                                <m:t xml:space="preserve">T</m:t>
                              </m:r>
                            </m:e>
                            <m:sub>
                              <m:r>
                                <w:rPr>
                                  <w:rFonts w:ascii="Cambria Math" w:hAnsi="Cambria Math"/>
                                </w:rPr>
                                <m:t xml:space="preserve">c</m:t>
                              </m:r>
                            </m:sub>
                          </m:sSub>
                          <m:r>
                            <w:rPr>
                              <w:rFonts w:ascii="Cambria Math" w:hAnsi="Cambria Math"/>
                            </w:rPr>
                            <m:t xml:space="preserve">−</m:t>
                          </m:r>
                          <m:r>
                            <w:rPr>
                              <w:rFonts w:ascii="Cambria Math" w:hAnsi="Cambria Math"/>
                            </w:rPr>
                            <m:t xml:space="preserve">T</m:t>
                          </m:r>
                        </m:e>
                      </m:d>
                      <m:d>
                        <m:dPr>
                          <m:begChr m:val="("/>
                          <m:endChr m:val=")"/>
                        </m:dPr>
                        <m:e>
                          <m:sSub>
                            <m:e>
                              <m:r>
                                <w:rPr>
                                  <w:rFonts w:ascii="Cambria Math" w:hAnsi="Cambria Math"/>
                                </w:rPr>
                                <m:t xml:space="preserve">T</m:t>
                              </m:r>
                            </m:e>
                            <m:sub>
                              <m:r>
                                <w:rPr>
                                  <w:rFonts w:ascii="Cambria Math" w:hAnsi="Cambria Math"/>
                                </w:rPr>
                                <m:t xml:space="preserve">o</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b</m:t>
                              </m:r>
                            </m:sub>
                          </m:sSub>
                        </m:e>
                      </m:d>
                    </m:num>
                    <m:den>
                      <m:sSub>
                        <m:e>
                          <m:r>
                            <w:rPr>
                              <w:rFonts w:ascii="Cambria Math" w:hAnsi="Cambria Math"/>
                            </w:rPr>
                            <m:t xml:space="preserve">T</m:t>
                          </m:r>
                        </m:e>
                        <m:sub>
                          <m:r>
                            <w:rPr>
                              <w:rFonts w:ascii="Cambria Math" w:hAnsi="Cambria Math"/>
                            </w:rPr>
                            <m:t xml:space="preserve">c</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o</m:t>
                          </m:r>
                        </m:sub>
                      </m:sSub>
                    </m:den>
                  </m:f>
                </m:e>
                <m:e>
                  <m:sSub>
                    <m:e>
                      <m:r>
                        <w:rPr>
                          <w:rFonts w:ascii="Cambria Math" w:hAnsi="Cambria Math"/>
                        </w:rPr>
                        <m:t xml:space="preserve">T</m:t>
                      </m:r>
                    </m:e>
                    <m:sub>
                      <m:r>
                        <w:rPr>
                          <w:rFonts w:ascii="Cambria Math" w:hAnsi="Cambria Math"/>
                        </w:rPr>
                        <m:t xml:space="preserve">o</m:t>
                      </m:r>
                    </m:sub>
                  </m:sSub>
                  <m:r>
                    <w:rPr>
                      <w:rFonts w:ascii="Cambria Math" w:hAnsi="Cambria Math"/>
                    </w:rPr>
                    <m:t xml:space="preserve">≤</m:t>
                  </m:r>
                  <m:r>
                    <w:rPr>
                      <w:rFonts w:ascii="Cambria Math" w:hAnsi="Cambria Math"/>
                    </w:rPr>
                    <m:t xml:space="preserve">T</m:t>
                  </m:r>
                  <m:r>
                    <w:rPr>
                      <w:rFonts w:ascii="Cambria Math" w:hAnsi="Cambria Math"/>
                    </w:rPr>
                    <m:t xml:space="preserve">≤</m:t>
                  </m:r>
                  <m:sSub>
                    <m:e>
                      <m:r>
                        <w:rPr>
                          <w:rFonts w:ascii="Cambria Math" w:hAnsi="Cambria Math"/>
                        </w:rPr>
                        <m:t xml:space="preserve">T</m:t>
                      </m:r>
                    </m:e>
                    <m:sub>
                      <m:r>
                        <w:rPr>
                          <w:rFonts w:ascii="Cambria Math" w:hAnsi="Cambria Math"/>
                        </w:rPr>
                        <m:t xml:space="preserve">c</m:t>
                      </m:r>
                    </m:sub>
                  </m:sSub>
                </m:e>
              </m:mr>
              <m:mr>
                <m:e>
                  <m:r>
                    <w:rPr>
                      <w:rFonts w:ascii="Cambria Math" w:hAnsi="Cambria Math"/>
                    </w:rPr>
                    <m:t xml:space="preserve">0</m:t>
                  </m:r>
                </m:e>
                <m:e>
                  <m:sSub>
                    <m:e>
                      <m:r>
                        <w:rPr>
                          <w:rFonts w:ascii="Cambria Math" w:hAnsi="Cambria Math"/>
                        </w:rPr>
                        <m:t xml:space="preserve">T</m:t>
                      </m:r>
                    </m:e>
                    <m:sub>
                      <m:r>
                        <w:rPr>
                          <w:rFonts w:ascii="Cambria Math" w:hAnsi="Cambria Math"/>
                        </w:rPr>
                        <m:t xml:space="preserve">c</m:t>
                      </m:r>
                    </m:sub>
                  </m:sSub>
                  <m:r>
                    <w:rPr>
                      <w:rFonts w:ascii="Cambria Math" w:hAnsi="Cambria Math"/>
                    </w:rPr>
                    <m:t xml:space="preserve">≤</m:t>
                  </m:r>
                  <m:r>
                    <w:rPr>
                      <w:rFonts w:ascii="Cambria Math" w:hAnsi="Cambria Math"/>
                    </w:rPr>
                    <m:t xml:space="preserve">T</m:t>
                  </m:r>
                </m:e>
              </m:mr>
            </m:m>
          </m:e>
        </m:d>
      </m:oMath>
    </w:p>
    <w:p>
      <w:pPr>
        <w:pStyle w:val="FirstParagraph"/>
        <w:rPr/>
      </w:pPr>
      <w:r>
        <w:rPr/>
        <w:t>A widely used function in tree crop phenology is another three parameter model, called the Asymcur model, from (Anderson, Richardson, and Kesner 1985).</w:t>
      </w:r>
    </w:p>
    <w:p>
      <w:pPr>
        <w:pStyle w:val="TextBody"/>
        <w:rPr/>
      </w:pPr>
      <w:r>
        <w:rPr/>
      </w:r>
      <m:oMath xmlns:m="http://schemas.openxmlformats.org/officeDocument/2006/math">
        <m:r>
          <w:rPr>
            <w:rFonts w:ascii="Cambria Math" w:hAnsi="Cambria Math"/>
          </w:rPr>
          <m:t xml:space="preserve">Asymcur</m:t>
        </m:r>
        <m:r>
          <w:rPr>
            <w:rFonts w:ascii="Cambria Math" w:hAnsi="Cambria Math"/>
          </w:rPr>
          <m:t xml:space="preserve">TT</m:t>
        </m:r>
        <m:r>
          <w:rPr>
            <w:rFonts w:ascii="Cambria Math" w:hAnsi="Cambria Math"/>
          </w:rPr>
          <m:t xml:space="preserve">=</m:t>
        </m:r>
        <m:d>
          <m:dPr>
            <m:begChr m:val="{"/>
            <m:endChr m:val=""/>
          </m:dPr>
          <m:e>
            <m:m>
              <m:mr>
                <m:e>
                  <m:r>
                    <w:rPr>
                      <w:rFonts w:ascii="Cambria Math" w:hAnsi="Cambria Math"/>
                    </w:rPr>
                    <m:t xml:space="preserve">0</m:t>
                  </m:r>
                </m:e>
                <m:e>
                  <m:r>
                    <w:rPr>
                      <w:rFonts w:ascii="Cambria Math" w:hAnsi="Cambria Math"/>
                    </w:rPr>
                    <m:t xml:space="preserve">T</m:t>
                  </m:r>
                  <m:r>
                    <w:rPr>
                      <w:rFonts w:ascii="Cambria Math" w:hAnsi="Cambria Math"/>
                    </w:rPr>
                    <m:t xml:space="preserve">≤</m:t>
                  </m:r>
                  <m:sSub>
                    <m:e>
                      <m:r>
                        <w:rPr>
                          <w:rFonts w:ascii="Cambria Math" w:hAnsi="Cambria Math"/>
                        </w:rPr>
                        <m:t xml:space="preserve">T</m:t>
                      </m:r>
                    </m:e>
                    <m:sub>
                      <m:r>
                        <w:rPr>
                          <w:rFonts w:ascii="Cambria Math" w:hAnsi="Cambria Math"/>
                        </w:rPr>
                        <m:t xml:space="preserve">b</m:t>
                      </m:r>
                    </m:sub>
                  </m:sSub>
                </m:e>
              </m:mr>
              <m:mr>
                <m:e>
                  <m:f>
                    <m:num>
                      <m:sSub>
                        <m:e>
                          <m:r>
                            <w:rPr>
                              <w:rFonts w:ascii="Cambria Math" w:hAnsi="Cambria Math"/>
                            </w:rPr>
                            <m:t xml:space="preserve">T</m:t>
                          </m:r>
                        </m:e>
                        <m:sub>
                          <m:r>
                            <w:rPr>
                              <w:rFonts w:ascii="Cambria Math" w:hAnsi="Cambria Math"/>
                            </w:rPr>
                            <m:t xml:space="preserve">o</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a</m:t>
                          </m:r>
                        </m:sub>
                      </m:sSub>
                    </m:num>
                    <m:den>
                      <m:r>
                        <w:rPr>
                          <w:rFonts w:ascii="Cambria Math" w:hAnsi="Cambria Math"/>
                        </w:rPr>
                        <m:t xml:space="preserve">2</m:t>
                      </m:r>
                    </m:den>
                  </m:f>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cos</m:t>
                      </m:r>
                      <m:d>
                        <m:dPr>
                          <m:begChr m:val="("/>
                          <m:endChr m:val=")"/>
                        </m:dPr>
                        <m:e>
                          <m:r>
                            <w:rPr>
                              <w:rFonts w:ascii="Cambria Math" w:hAnsi="Cambria Math"/>
                            </w:rPr>
                            <m:t xml:space="preserve">π</m:t>
                          </m:r>
                          <m:r>
                            <w:rPr>
                              <w:rFonts w:ascii="Cambria Math" w:hAnsi="Cambria Math"/>
                            </w:rPr>
                            <m:t xml:space="preserve">+</m:t>
                          </m:r>
                          <m:r>
                            <w:rPr>
                              <w:rFonts w:ascii="Cambria Math" w:hAnsi="Cambria Math"/>
                            </w:rPr>
                            <m:t xml:space="preserve">π</m:t>
                          </m:r>
                          <m:r>
                            <w:rPr>
                              <w:rFonts w:ascii="Cambria Math" w:hAnsi="Cambria Math"/>
                            </w:rPr>
                            <m:t xml:space="preserve">⋅</m:t>
                          </m:r>
                          <m:f>
                            <m:num>
                              <m:r>
                                <w:rPr>
                                  <w:rFonts w:ascii="Cambria Math" w:hAnsi="Cambria Math"/>
                                </w:rPr>
                                <m:t xml:space="preserve">T</m:t>
                              </m:r>
                              <m:r>
                                <w:rPr>
                                  <w:rFonts w:ascii="Cambria Math" w:hAnsi="Cambria Math"/>
                                </w:rPr>
                                <m:t xml:space="preserve">−</m:t>
                              </m:r>
                              <m:sSub>
                                <m:e>
                                  <m:r>
                                    <w:rPr>
                                      <w:rFonts w:ascii="Cambria Math" w:hAnsi="Cambria Math"/>
                                    </w:rPr>
                                    <m:t xml:space="preserve">T</m:t>
                                  </m:r>
                                </m:e>
                                <m:sub>
                                  <m:r>
                                    <w:rPr>
                                      <w:rFonts w:ascii="Cambria Math" w:hAnsi="Cambria Math"/>
                                    </w:rPr>
                                    <m:t xml:space="preserve">b</m:t>
                                  </m:r>
                                </m:sub>
                              </m:sSub>
                            </m:num>
                            <m:den>
                              <m:sSub>
                                <m:e>
                                  <m:r>
                                    <w:rPr>
                                      <w:rFonts w:ascii="Cambria Math" w:hAnsi="Cambria Math"/>
                                    </w:rPr>
                                    <m:t xml:space="preserve">T</m:t>
                                  </m:r>
                                </m:e>
                                <m:sub>
                                  <m:r>
                                    <w:rPr>
                                      <w:rFonts w:ascii="Cambria Math" w:hAnsi="Cambria Math"/>
                                    </w:rPr>
                                    <m:t xml:space="preserve">o</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b</m:t>
                                  </m:r>
                                </m:sub>
                              </m:sSub>
                            </m:den>
                          </m:f>
                        </m:e>
                      </m:d>
                    </m:e>
                  </m:d>
                </m:e>
                <m:e>
                  <m:sSub>
                    <m:e>
                      <m:r>
                        <w:rPr>
                          <w:rFonts w:ascii="Cambria Math" w:hAnsi="Cambria Math"/>
                        </w:rPr>
                        <m:t xml:space="preserve">T</m:t>
                      </m:r>
                    </m:e>
                    <m:sub>
                      <m:r>
                        <w:rPr>
                          <w:rFonts w:ascii="Cambria Math" w:hAnsi="Cambria Math"/>
                        </w:rPr>
                        <m:t xml:space="preserve">b</m:t>
                      </m:r>
                    </m:sub>
                  </m:sSub>
                  <m:r>
                    <w:rPr>
                      <w:rFonts w:ascii="Cambria Math" w:hAnsi="Cambria Math"/>
                    </w:rPr>
                    <m:t xml:space="preserve">≤</m:t>
                  </m:r>
                  <m:r>
                    <w:rPr>
                      <w:rFonts w:ascii="Cambria Math" w:hAnsi="Cambria Math"/>
                    </w:rPr>
                    <m:t xml:space="preserve">T</m:t>
                  </m:r>
                  <m:r>
                    <w:rPr>
                      <w:rFonts w:ascii="Cambria Math" w:hAnsi="Cambria Math"/>
                    </w:rPr>
                    <m:t xml:space="preserve">≤</m:t>
                  </m:r>
                  <m:sSub>
                    <m:e>
                      <m:r>
                        <w:rPr>
                          <w:rFonts w:ascii="Cambria Math" w:hAnsi="Cambria Math"/>
                        </w:rPr>
                        <m:t xml:space="preserve">T</m:t>
                      </m:r>
                    </m:e>
                    <m:sub>
                      <m:r>
                        <w:rPr>
                          <w:rFonts w:ascii="Cambria Math" w:hAnsi="Cambria Math"/>
                        </w:rPr>
                        <m:t xml:space="preserve">o</m:t>
                      </m:r>
                    </m:sub>
                  </m:sSub>
                </m:e>
              </m:mr>
              <m:mr>
                <m:e>
                  <m:d>
                    <m:dPr>
                      <m:begChr m:val="("/>
                      <m:endChr m:val=")"/>
                    </m:dPr>
                    <m:e>
                      <m:sSub>
                        <m:e>
                          <m:r>
                            <w:rPr>
                              <w:rFonts w:ascii="Cambria Math" w:hAnsi="Cambria Math"/>
                            </w:rPr>
                            <m:t xml:space="preserve">T</m:t>
                          </m:r>
                        </m:e>
                        <m:sub>
                          <m:r>
                            <w:rPr>
                              <w:rFonts w:ascii="Cambria Math" w:hAnsi="Cambria Math"/>
                            </w:rPr>
                            <m:t xml:space="preserve">o</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a</m:t>
                          </m:r>
                        </m:sub>
                      </m:sSub>
                    </m:e>
                  </m:d>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cos</m:t>
                      </m:r>
                      <m:d>
                        <m:dPr>
                          <m:begChr m:val="("/>
                          <m:endChr m:val=")"/>
                        </m:dPr>
                        <m:e>
                          <m:f>
                            <m:num>
                              <m:r>
                                <w:rPr>
                                  <w:rFonts w:ascii="Cambria Math" w:hAnsi="Cambria Math"/>
                                </w:rPr>
                                <m:t xml:space="preserve">π</m:t>
                              </m:r>
                            </m:num>
                            <m:den>
                              <m:r>
                                <w:rPr>
                                  <w:rFonts w:ascii="Cambria Math" w:hAnsi="Cambria Math"/>
                                </w:rPr>
                                <m:t xml:space="preserve">2</m:t>
                              </m:r>
                            </m:den>
                          </m:f>
                          <m:r>
                            <w:rPr>
                              <w:rFonts w:ascii="Cambria Math" w:hAnsi="Cambria Math"/>
                            </w:rPr>
                            <m:t xml:space="preserve">+</m:t>
                          </m:r>
                          <m:f>
                            <m:num>
                              <m:r>
                                <w:rPr>
                                  <w:rFonts w:ascii="Cambria Math" w:hAnsi="Cambria Math"/>
                                </w:rPr>
                                <m:t xml:space="preserve">π</m:t>
                              </m:r>
                            </m:num>
                            <m:den>
                              <m:r>
                                <w:rPr>
                                  <w:rFonts w:ascii="Cambria Math" w:hAnsi="Cambria Math"/>
                                </w:rPr>
                                <m:t xml:space="preserve">2</m:t>
                              </m:r>
                            </m:den>
                          </m:f>
                          <m:r>
                            <w:rPr>
                              <w:rFonts w:ascii="Cambria Math" w:hAnsi="Cambria Math"/>
                            </w:rPr>
                            <m:t xml:space="preserve">⋅</m:t>
                          </m:r>
                          <m:f>
                            <m:num>
                              <m:r>
                                <w:rPr>
                                  <w:rFonts w:ascii="Cambria Math" w:hAnsi="Cambria Math"/>
                                </w:rPr>
                                <m:t xml:space="preserve">T</m:t>
                              </m:r>
                              <m:r>
                                <w:rPr>
                                  <w:rFonts w:ascii="Cambria Math" w:hAnsi="Cambria Math"/>
                                </w:rPr>
                                <m:t xml:space="preserve">−</m:t>
                              </m:r>
                              <m:sSub>
                                <m:e>
                                  <m:r>
                                    <w:rPr>
                                      <w:rFonts w:ascii="Cambria Math" w:hAnsi="Cambria Math"/>
                                    </w:rPr>
                                    <m:t xml:space="preserve">T</m:t>
                                  </m:r>
                                </m:e>
                                <m:sub>
                                  <m:r>
                                    <w:rPr>
                                      <w:rFonts w:ascii="Cambria Math" w:hAnsi="Cambria Math"/>
                                    </w:rPr>
                                    <m:t xml:space="preserve">o</m:t>
                                  </m:r>
                                </m:sub>
                              </m:sSub>
                            </m:num>
                            <m:den>
                              <m:sSub>
                                <m:e>
                                  <m:r>
                                    <w:rPr>
                                      <w:rFonts w:ascii="Cambria Math" w:hAnsi="Cambria Math"/>
                                    </w:rPr>
                                    <m:t xml:space="preserve">T</m:t>
                                  </m:r>
                                </m:e>
                                <m:sub>
                                  <m:r>
                                    <w:rPr>
                                      <w:rFonts w:ascii="Cambria Math" w:hAnsi="Cambria Math"/>
                                    </w:rPr>
                                    <m:t xml:space="preserve">c</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o</m:t>
                                  </m:r>
                                </m:sub>
                              </m:sSub>
                            </m:den>
                          </m:f>
                        </m:e>
                      </m:d>
                    </m:e>
                  </m:d>
                </m:e>
                <m:e>
                  <m:sSub>
                    <m:e>
                      <m:r>
                        <w:rPr>
                          <w:rFonts w:ascii="Cambria Math" w:hAnsi="Cambria Math"/>
                        </w:rPr>
                        <m:t xml:space="preserve">T</m:t>
                      </m:r>
                    </m:e>
                    <m:sub>
                      <m:r>
                        <w:rPr>
                          <w:rFonts w:ascii="Cambria Math" w:hAnsi="Cambria Math"/>
                        </w:rPr>
                        <m:t xml:space="preserve">o</m:t>
                      </m:r>
                    </m:sub>
                  </m:sSub>
                  <m:r>
                    <w:rPr>
                      <w:rFonts w:ascii="Cambria Math" w:hAnsi="Cambria Math"/>
                    </w:rPr>
                    <m:t xml:space="preserve">≤</m:t>
                  </m:r>
                  <m:r>
                    <w:rPr>
                      <w:rFonts w:ascii="Cambria Math" w:hAnsi="Cambria Math"/>
                    </w:rPr>
                    <m:t xml:space="preserve">T</m:t>
                  </m:r>
                  <m:r>
                    <w:rPr>
                      <w:rFonts w:ascii="Cambria Math" w:hAnsi="Cambria Math"/>
                    </w:rPr>
                    <m:t xml:space="preserve">≤</m:t>
                  </m:r>
                  <m:sSub>
                    <m:e>
                      <m:r>
                        <w:rPr>
                          <w:rFonts w:ascii="Cambria Math" w:hAnsi="Cambria Math"/>
                        </w:rPr>
                        <m:t xml:space="preserve">T</m:t>
                      </m:r>
                    </m:e>
                    <m:sub>
                      <m:r>
                        <w:rPr>
                          <w:rFonts w:ascii="Cambria Math" w:hAnsi="Cambria Math"/>
                        </w:rPr>
                        <m:t xml:space="preserve">c</m:t>
                      </m:r>
                    </m:sub>
                  </m:sSub>
                </m:e>
              </m:mr>
              <m:mr>
                <m:e>
                  <m:r>
                    <w:rPr>
                      <w:rFonts w:ascii="Cambria Math" w:hAnsi="Cambria Math"/>
                    </w:rPr>
                    <m:t xml:space="preserve">0</m:t>
                  </m:r>
                </m:e>
                <m:e>
                  <m:sSub>
                    <m:e>
                      <m:r>
                        <w:rPr>
                          <w:rFonts w:ascii="Cambria Math" w:hAnsi="Cambria Math"/>
                        </w:rPr>
                        <m:t xml:space="preserve">T</m:t>
                      </m:r>
                    </m:e>
                    <m:sub>
                      <m:r>
                        <w:rPr>
                          <w:rFonts w:ascii="Cambria Math" w:hAnsi="Cambria Math"/>
                        </w:rPr>
                        <m:t xml:space="preserve">c</m:t>
                      </m:r>
                    </m:sub>
                  </m:sSub>
                  <m:r>
                    <w:rPr>
                      <w:rFonts w:ascii="Cambria Math" w:hAnsi="Cambria Math"/>
                    </w:rPr>
                    <m:t xml:space="preserve">≤</m:t>
                  </m:r>
                  <m:r>
                    <w:rPr>
                      <w:rFonts w:ascii="Cambria Math" w:hAnsi="Cambria Math"/>
                    </w:rPr>
                    <m:t xml:space="preserve">T</m:t>
                  </m:r>
                </m:e>
              </m:mr>
            </m:m>
          </m:e>
        </m:d>
      </m:oMath>
    </w:p>
    <w:p>
      <w:pPr>
        <w:pStyle w:val="FirstParagraph"/>
        <w:rPr/>
      </w:pPr>
      <w:r>
        <w:rPr/>
        <w:t>As this function is almost always used with the cardinal temperatures reported by Anderson, Richardson, and Kesner (1985), we use these as well to have a basis of comparison to other studies (</w:t>
      </w:r>
      <w:r>
        <w:rPr/>
      </w:r>
      <m:oMath xmlns:m="http://schemas.openxmlformats.org/officeDocument/2006/math">
        <m:sSub>
          <m:e>
            <m:r>
              <w:rPr>
                <w:rFonts w:ascii="Cambria Math" w:hAnsi="Cambria Math"/>
              </w:rPr>
              <m:t xml:space="preserve">T</m:t>
            </m:r>
          </m:e>
          <m:sub>
            <m:r>
              <w:rPr>
                <w:rFonts w:ascii="Cambria Math" w:hAnsi="Cambria Math"/>
              </w:rPr>
              <m:t xml:space="preserve">b</m:t>
            </m:r>
          </m:sub>
        </m:sSub>
        <m:r>
          <w:rPr>
            <w:rFonts w:ascii="Cambria Math" w:hAnsi="Cambria Math"/>
          </w:rPr>
          <m:t xml:space="preserve">=</m:t>
        </m:r>
        <m:r>
          <w:rPr>
            <w:rFonts w:ascii="Cambria Math" w:hAnsi="Cambria Math"/>
          </w:rPr>
          <m:t xml:space="preserve">4</m:t>
        </m:r>
      </m:oMath>
      <w:r>
        <w:rPr/>
        <w:t xml:space="preserve">, </w:t>
      </w:r>
      <w:r>
        <w:rPr/>
      </w:r>
      <m:oMath xmlns:m="http://schemas.openxmlformats.org/officeDocument/2006/math">
        <m:sSub>
          <m:e>
            <m:r>
              <w:rPr>
                <w:rFonts w:ascii="Cambria Math" w:hAnsi="Cambria Math"/>
              </w:rPr>
              <m:t xml:space="preserve">T</m:t>
            </m:r>
          </m:e>
          <m:sub>
            <m:r>
              <w:rPr>
                <w:rFonts w:ascii="Cambria Math" w:hAnsi="Cambria Math"/>
              </w:rPr>
              <m:t xml:space="preserve">o</m:t>
            </m:r>
          </m:sub>
        </m:sSub>
        <m:r>
          <w:rPr>
            <w:rFonts w:ascii="Cambria Math" w:hAnsi="Cambria Math"/>
          </w:rPr>
          <m:t xml:space="preserve">=</m:t>
        </m:r>
        <m:r>
          <w:rPr>
            <w:rFonts w:ascii="Cambria Math" w:hAnsi="Cambria Math"/>
          </w:rPr>
          <m:t xml:space="preserve">25</m:t>
        </m:r>
      </m:oMath>
      <w:r>
        <w:rPr/>
        <w:t xml:space="preserve">, </w:t>
      </w:r>
      <w:r>
        <w:rPr/>
      </w:r>
      <m:oMath xmlns:m="http://schemas.openxmlformats.org/officeDocument/2006/math">
        <m:sSub>
          <m:e>
            <m:r>
              <w:rPr>
                <w:rFonts w:ascii="Cambria Math" w:hAnsi="Cambria Math"/>
              </w:rPr>
              <m:t xml:space="preserve">T</m:t>
            </m:r>
          </m:e>
          <m:sub>
            <m:r>
              <w:rPr>
                <w:rFonts w:ascii="Cambria Math" w:hAnsi="Cambria Math"/>
              </w:rPr>
              <m:t xml:space="preserve">c</m:t>
            </m:r>
          </m:sub>
        </m:sSub>
        <m:r>
          <w:rPr>
            <w:rFonts w:ascii="Cambria Math" w:hAnsi="Cambria Math"/>
          </w:rPr>
          <m:t xml:space="preserve">=</m:t>
        </m:r>
        <m:r>
          <w:rPr>
            <w:rFonts w:ascii="Cambria Math" w:hAnsi="Cambria Math"/>
          </w:rPr>
          <m:t xml:space="preserve">36</m:t>
        </m:r>
      </m:oMath>
      <w:r>
        <w:rPr/>
        <w:t>). We refer to the Asymur function with cardinal temperatures from Anderson, Richardson, and Kesner (1985) as the Anderson function.</w:t>
      </w:r>
    </w:p>
    <w:p>
      <w:pPr>
        <w:pStyle w:val="TextBody"/>
        <w:rPr/>
      </w:pPr>
      <w:r>
        <w:rPr/>
        <w:t xml:space="preserve">One thermal time function uses daily minimum and maximum temperatures data to calculate thermal time accumulation. The widely used Growing Degree Day (GDD) function has only one parameter, the base temperature </w:t>
      </w:r>
      <w:r>
        <w:rPr/>
      </w:r>
      <m:oMath xmlns:m="http://schemas.openxmlformats.org/officeDocument/2006/math">
        <m:sSub>
          <m:e>
            <m:r>
              <w:rPr>
                <w:rFonts w:ascii="Cambria Math" w:hAnsi="Cambria Math"/>
              </w:rPr>
              <m:t xml:space="preserve">T</m:t>
            </m:r>
          </m:e>
          <m:sub>
            <m:r>
              <w:rPr>
                <w:rFonts w:ascii="Cambria Math" w:hAnsi="Cambria Math"/>
              </w:rPr>
              <m:t xml:space="preserve">b</m:t>
            </m:r>
          </m:sub>
        </m:sSub>
      </m:oMath>
      <w:r>
        <w:rPr/>
        <w:t xml:space="preserve"> (Zalom and Goodell 1983; McMaster and Wilhelm 1997).</w:t>
      </w:r>
    </w:p>
    <w:p>
      <w:pPr>
        <w:pStyle w:val="TextBody"/>
        <w:rPr/>
      </w:pPr>
      <w:r>
        <w:rPr/>
      </w:r>
      <m:oMath xmlns:m="http://schemas.openxmlformats.org/officeDocument/2006/math">
        <m:eqArr>
          <m:e>
            <m:r>
              <w:rPr>
                <w:rFonts w:ascii="Cambria Math" w:hAnsi="Cambria Math"/>
              </w:rPr>
              <m:t xml:space="preserve">0</m:t>
            </m:r>
          </m:e>
          <m:e>
            <m:sSub>
              <m:e>
                <m:r>
                  <w:rPr>
                    <w:rFonts w:ascii="Cambria Math" w:hAnsi="Cambria Math"/>
                  </w:rPr>
                  <m:t xml:space="preserve">T</m:t>
                </m:r>
              </m:e>
              <m:sub>
                <m:r>
                  <w:rPr>
                    <w:rFonts w:ascii="Cambria Math" w:hAnsi="Cambria Math"/>
                  </w:rPr>
                  <m:t xml:space="preserve">max</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b</m:t>
                </m:r>
              </m:sub>
            </m:sSub>
          </m:e>
          <m:e>
            <m:sSub>
              <m:e>
                <m:r>
                  <w:rPr>
                    <w:rFonts w:ascii="Cambria Math" w:hAnsi="Cambria Math"/>
                  </w:rPr>
                  <m:t xml:space="preserve">T</m:t>
                </m:r>
              </m:e>
              <m:sub>
                <m:r>
                  <w:rPr>
                    <w:rFonts w:ascii="Cambria Math" w:hAnsi="Cambria Math"/>
                  </w:rPr>
                  <m:t xml:space="preserve">max</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b</m:t>
                </m:r>
              </m:sub>
            </m:sSub>
            <m:sSup>
              <m:e/>
              <m:sup>
                <m:r>
                  <w:rPr>
                    <w:rFonts w:ascii="Cambria Math" w:hAnsi="Cambria Math"/>
                  </w:rPr>
                  <m:t xml:space="preserve">2</m:t>
                </m:r>
              </m:sup>
            </m:sSup>
          </m:e>
          <m:e/>
          <m:e>
            <m:r>
              <w:rPr>
                <w:rFonts w:ascii="Cambria Math" w:hAnsi="Cambria Math"/>
              </w:rPr>
              <m:t xml:space="preserve">2</m:t>
            </m:r>
            <m:d>
              <m:dPr>
                <m:begChr m:val="("/>
                <m:endChr m:val=")"/>
              </m:dPr>
              <m:e>
                <m:sSub>
                  <m:e>
                    <m:r>
                      <w:rPr>
                        <w:rFonts w:ascii="Cambria Math" w:hAnsi="Cambria Math"/>
                      </w:rPr>
                      <m:t xml:space="preserve">T</m:t>
                    </m:r>
                  </m:e>
                  <m:sub>
                    <m:r>
                      <w:rPr>
                        <w:rFonts w:ascii="Cambria Math" w:hAnsi="Cambria Math"/>
                      </w:rPr>
                      <m:t xml:space="preserve">max</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min</m:t>
                    </m:r>
                  </m:sub>
                </m:sSub>
              </m:e>
            </m:d>
          </m:e>
          <m:e/>
          <m:e>
            <m:sSub>
              <m:e>
                <m:r>
                  <w:rPr>
                    <w:rFonts w:ascii="Cambria Math" w:hAnsi="Cambria Math"/>
                  </w:rPr>
                  <m:t xml:space="preserve">T</m:t>
                </m:r>
              </m:e>
              <m:sub>
                <m:r>
                  <w:rPr>
                    <w:rFonts w:ascii="Cambria Math" w:hAnsi="Cambria Math"/>
                  </w:rPr>
                  <m:t xml:space="preserve">min</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max</m:t>
                </m:r>
              </m:sub>
            </m:sSub>
          </m:e>
          <m:e/>
          <m:e>
            <m:m>
              <m:mr>
                <m:e/>
                <m:e/>
              </m:mr>
              <m:mr>
                <m:e/>
                <m:e/>
              </m:mr>
            </m:m>
          </m:e>
          <m:e>
            <m:r>
              <w:rPr>
                <w:rFonts w:ascii="Cambria Math" w:hAnsi="Cambria Math"/>
              </w:rPr>
              <m:t xml:space="preserve">MinMax</m:t>
            </m:r>
            <m:r>
              <w:rPr>
                <w:rFonts w:ascii="Cambria Math" w:hAnsi="Cambria Math"/>
              </w:rPr>
              <m:t xml:space="preserve">TT</m:t>
            </m:r>
            <m:r>
              <w:rPr>
                <w:rFonts w:ascii="Cambria Math" w:hAnsi="Cambria Math"/>
              </w:rPr>
              <m:t xml:space="preserve">=</m:t>
            </m:r>
          </m:e>
        </m:eqArr>
      </m:oMath>
    </w:p>
    <w:p>
      <w:pPr>
        <w:pStyle w:val="FirstParagraph"/>
        <w:rPr/>
      </w:pPr>
      <w:r>
        <w:rPr/>
        <w:t xml:space="preserve">Where </w:t>
      </w:r>
      <w:r>
        <w:rPr/>
      </w:r>
      <m:oMath xmlns:m="http://schemas.openxmlformats.org/officeDocument/2006/math">
        <m:sSub>
          <m:e>
            <m:r>
              <w:rPr>
                <w:rFonts w:ascii="Cambria Math" w:hAnsi="Cambria Math"/>
              </w:rPr>
              <m:t xml:space="preserve">T</m:t>
            </m:r>
          </m:e>
          <m:sub>
            <m:r>
              <w:rPr>
                <w:rFonts w:ascii="Cambria Math" w:hAnsi="Cambria Math"/>
              </w:rPr>
              <m:t xml:space="preserve">avg</m:t>
            </m:r>
          </m:sub>
        </m:sSub>
      </m:oMath>
      <w:r>
        <w:rPr/>
        <w:t xml:space="preserve"> is the mean of the daily minimum and maximum daily temperature and </w:t>
      </w:r>
      <w:r>
        <w:rPr/>
      </w:r>
      <m:oMath xmlns:m="http://schemas.openxmlformats.org/officeDocument/2006/math">
        <m:sSub>
          <m:e>
            <m:r>
              <w:rPr>
                <w:rFonts w:ascii="Cambria Math" w:hAnsi="Cambria Math"/>
              </w:rPr>
              <m:t xml:space="preserve">T</m:t>
            </m:r>
          </m:e>
          <m:sub>
            <m:r>
              <w:rPr>
                <w:rFonts w:ascii="Cambria Math" w:hAnsi="Cambria Math"/>
              </w:rPr>
              <m:t xml:space="preserve">b</m:t>
            </m:r>
          </m:sub>
        </m:sSub>
      </m:oMath>
      <w:r>
        <w:rPr/>
        <w:t xml:space="preserve"> is the base cardinal temperature. </w:t>
      </w:r>
      <w:r>
        <w:rPr/>
      </w:r>
      <m:oMath xmlns:m="http://schemas.openxmlformats.org/officeDocument/2006/math">
        <m:sSub>
          <m:e>
            <m:r>
              <w:rPr>
                <w:rFonts w:ascii="Cambria Math" w:hAnsi="Cambria Math"/>
              </w:rPr>
              <m:t xml:space="preserve">T</m:t>
            </m:r>
          </m:e>
          <m:sub>
            <m:r>
              <w:rPr>
                <w:rFonts w:ascii="Cambria Math" w:hAnsi="Cambria Math"/>
              </w:rPr>
              <m:t xml:space="preserve">avg</m:t>
            </m:r>
          </m:sub>
        </m:sSub>
      </m:oMath>
      <w:r>
        <w:rPr/>
        <w:t xml:space="preserve"> is sometimes replaced with the minimum daily temperature (</w:t>
      </w:r>
      <w:r>
        <w:rPr/>
      </w:r>
      <m:oMath xmlns:m="http://schemas.openxmlformats.org/officeDocument/2006/math">
        <m:sSub>
          <m:e>
            <m:r>
              <w:rPr>
                <w:rFonts w:ascii="Cambria Math" w:hAnsi="Cambria Math"/>
              </w:rPr>
              <m:t xml:space="preserve">T</m:t>
            </m:r>
          </m:e>
          <m:sub>
            <m:r>
              <w:rPr>
                <w:rFonts w:ascii="Cambria Math" w:hAnsi="Cambria Math"/>
              </w:rPr>
              <m:t xml:space="preserve">min</m:t>
            </m:r>
          </m:sub>
        </m:sSub>
      </m:oMath>
      <w:r>
        <w:rPr/>
        <w:t xml:space="preserve">) or the maximum daily temperature ( </w:t>
      </w:r>
      <w:r>
        <w:rPr/>
      </w:r>
      <m:oMath xmlns:m="http://schemas.openxmlformats.org/officeDocument/2006/math">
        <m:sSub>
          <m:e>
            <m:r>
              <w:rPr>
                <w:rFonts w:ascii="Cambria Math" w:hAnsi="Cambria Math"/>
              </w:rPr>
              <m:t xml:space="preserve">T</m:t>
            </m:r>
          </m:e>
          <m:sub>
            <m:r>
              <w:rPr>
                <w:rFonts w:ascii="Cambria Math" w:hAnsi="Cambria Math"/>
              </w:rPr>
              <m:t xml:space="preserve">max</m:t>
            </m:r>
          </m:sub>
        </m:sSub>
      </m:oMath>
      <w:r>
        <w:rPr/>
        <w:t>) (Ruml et al. 2011). A simpler GDD function is sometimes used as well (Snyder et al. 1999). While there are other models used in the literature (Marra et al. 2001), these five capture a variety of assumptions about tree responses to temperature, and are all computationally feasible.</w:t>
      </w:r>
    </w:p>
    <w:p>
      <w:pPr>
        <w:pStyle w:val="FigurewithCaption"/>
        <w:rPr/>
      </w:pPr>
      <w:r>
        <w:rPr/>
        <w:drawing>
          <wp:inline distT="0" distB="0" distL="0" distR="0">
            <wp:extent cx="5334000" cy="4267200"/>
            <wp:effectExtent l="0" t="0" r="0" b="0"/>
            <wp:docPr id="1" name="Picture" descr="Visual representations of thermal time functions. For all of the functions T_b=4°C, T_o=25°C, and T_c=3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Visual representations of thermal time functions. For all of the functions T_b=4°C, T_o=25°C, and T_c=36°C."/>
                    <pic:cNvPicPr>
                      <a:picLocks noChangeAspect="1" noChangeArrowheads="1"/>
                    </pic:cNvPicPr>
                  </pic:nvPicPr>
                  <pic:blipFill>
                    <a:blip r:embed="rId2"/>
                    <a:stretch>
                      <a:fillRect/>
                    </a:stretch>
                  </pic:blipFill>
                  <pic:spPr bwMode="auto">
                    <a:xfrm>
                      <a:off x="0" y="0"/>
                      <a:ext cx="5334000" cy="4267200"/>
                    </a:xfrm>
                    <a:prstGeom prst="rect">
                      <a:avLst/>
                    </a:prstGeom>
                  </pic:spPr>
                </pic:pic>
              </a:graphicData>
            </a:graphic>
          </wp:inline>
        </w:drawing>
      </w:r>
    </w:p>
    <w:p>
      <w:pPr>
        <w:pStyle w:val="ImageCaption"/>
        <w:rPr/>
      </w:pPr>
      <w:r>
        <w:rPr/>
        <w:t xml:space="preserve">Visual representations of thermal time functions. For all of the functions </w:t>
      </w:r>
      <w:r>
        <w:rPr/>
      </w:r>
      <m:oMath xmlns:m="http://schemas.openxmlformats.org/officeDocument/2006/math">
        <m:sSub>
          <m:e>
            <m:r>
              <w:rPr>
                <w:rFonts w:ascii="Cambria Math" w:hAnsi="Cambria Math"/>
              </w:rPr>
              <m:t xml:space="preserve">T</m:t>
            </m:r>
          </m:e>
          <m:sub>
            <m:r>
              <w:rPr>
                <w:rFonts w:ascii="Cambria Math" w:hAnsi="Cambria Math"/>
              </w:rPr>
              <m:t xml:space="preserve">b</m:t>
            </m:r>
          </m:sub>
        </m:sSub>
        <m:r>
          <w:rPr>
            <w:rFonts w:ascii="Cambria Math" w:hAnsi="Cambria Math"/>
          </w:rPr>
          <m:t xml:space="preserve">=</m:t>
        </m:r>
        <m:r>
          <w:rPr>
            <w:rFonts w:ascii="Cambria Math" w:hAnsi="Cambria Math"/>
          </w:rPr>
          <m:t xml:space="preserve">4</m:t>
        </m:r>
      </m:oMath>
      <w:r>
        <w:rPr/>
        <w:t xml:space="preserve">°C, </w:t>
      </w:r>
      <w:r>
        <w:rPr/>
      </w:r>
      <m:oMath xmlns:m="http://schemas.openxmlformats.org/officeDocument/2006/math">
        <m:sSub>
          <m:e>
            <m:r>
              <w:rPr>
                <w:rFonts w:ascii="Cambria Math" w:hAnsi="Cambria Math"/>
              </w:rPr>
              <m:t xml:space="preserve">T</m:t>
            </m:r>
          </m:e>
          <m:sub>
            <m:r>
              <w:rPr>
                <w:rFonts w:ascii="Cambria Math" w:hAnsi="Cambria Math"/>
              </w:rPr>
              <m:t xml:space="preserve">o</m:t>
            </m:r>
          </m:sub>
        </m:sSub>
        <m:r>
          <w:rPr>
            <w:rFonts w:ascii="Cambria Math" w:hAnsi="Cambria Math"/>
          </w:rPr>
          <m:t xml:space="preserve">=</m:t>
        </m:r>
        <m:r>
          <w:rPr>
            <w:rFonts w:ascii="Cambria Math" w:hAnsi="Cambria Math"/>
          </w:rPr>
          <m:t xml:space="preserve">25</m:t>
        </m:r>
      </m:oMath>
      <w:r>
        <w:rPr/>
        <w:t xml:space="preserve">°C, and </w:t>
      </w:r>
      <w:r>
        <w:rPr/>
      </w:r>
      <m:oMath xmlns:m="http://schemas.openxmlformats.org/officeDocument/2006/math">
        <m:sSub>
          <m:e>
            <m:r>
              <w:rPr>
                <w:rFonts w:ascii="Cambria Math" w:hAnsi="Cambria Math"/>
              </w:rPr>
              <m:t xml:space="preserve">T</m:t>
            </m:r>
          </m:e>
          <m:sub>
            <m:r>
              <w:rPr>
                <w:rFonts w:ascii="Cambria Math" w:hAnsi="Cambria Math"/>
              </w:rPr>
              <m:t xml:space="preserve">c</m:t>
            </m:r>
          </m:sub>
        </m:sSub>
        <m:r>
          <w:rPr>
            <w:rFonts w:ascii="Cambria Math" w:hAnsi="Cambria Math"/>
          </w:rPr>
          <m:t xml:space="preserve">=</m:t>
        </m:r>
        <m:r>
          <w:rPr>
            <w:rFonts w:ascii="Cambria Math" w:hAnsi="Cambria Math"/>
          </w:rPr>
          <m:t xml:space="preserve">36</m:t>
        </m:r>
      </m:oMath>
      <w:r>
        <w:rPr/>
        <w:t>°C.</w:t>
      </w:r>
    </w:p>
    <w:p>
      <w:pPr>
        <w:pStyle w:val="Heading2"/>
        <w:rPr/>
      </w:pPr>
      <w:bookmarkStart w:id="6" w:name="data"/>
      <w:bookmarkEnd w:id="6"/>
      <w:r>
        <w:rPr/>
        <w:t>Data</w:t>
      </w:r>
    </w:p>
    <w:p>
      <w:pPr>
        <w:pStyle w:val="TableCaption"/>
        <w:rPr/>
      </w:pPr>
      <w:r>
        <w:rPr/>
        <w:t>Walnut phenology data summary. Leaf-out and harvest are given in day of the year, and season length is given in days. The mean value for each measure is displayed, with the first and third quartile values in parentheses to the right. All data is from the UC Davis Walnut Breeding Program.</w:t>
      </w:r>
    </w:p>
    <w:tbl>
      <w:tblPr>
        <w:tblW w:w="8421" w:type="dxa"/>
        <w:jc w:val="left"/>
        <w:tblInd w:w="0" w:type="dxa"/>
        <w:tblBorders>
          <w:bottom w:val="single" w:sz="6" w:space="0" w:color="00000A"/>
          <w:insideH w:val="single" w:sz="6" w:space="0" w:color="00000A"/>
        </w:tblBorders>
        <w:tblCellMar>
          <w:top w:w="0" w:type="dxa"/>
          <w:left w:w="108" w:type="dxa"/>
          <w:bottom w:w="0" w:type="dxa"/>
          <w:right w:w="108" w:type="dxa"/>
        </w:tblCellMar>
        <w:tblLook w:val="07e0" w:noVBand="1" w:noHBand="1" w:lastColumn="1" w:firstColumn="1" w:lastRow="1" w:firstRow="1"/>
      </w:tblPr>
      <w:tblGrid>
        <w:gridCol w:w="1355"/>
        <w:gridCol w:w="1811"/>
        <w:gridCol w:w="1751"/>
        <w:gridCol w:w="1752"/>
        <w:gridCol w:w="1752"/>
      </w:tblGrid>
      <w:tr>
        <w:trPr/>
        <w:tc>
          <w:tcPr>
            <w:tcW w:w="1355" w:type="dxa"/>
            <w:tcBorders>
              <w:bottom w:val="single" w:sz="6" w:space="0" w:color="00000A"/>
              <w:insideH w:val="single" w:sz="6" w:space="0" w:color="00000A"/>
            </w:tcBorders>
            <w:shd w:fill="auto" w:val="clear"/>
            <w:vAlign w:val="bottom"/>
          </w:tcPr>
          <w:p>
            <w:pPr>
              <w:pStyle w:val="Compact"/>
              <w:spacing w:before="36" w:after="36"/>
              <w:jc w:val="center"/>
              <w:rPr/>
            </w:pPr>
            <w:r>
              <w:rPr/>
              <w:t>Cultivar</w:t>
            </w:r>
          </w:p>
        </w:tc>
        <w:tc>
          <w:tcPr>
            <w:tcW w:w="1811" w:type="dxa"/>
            <w:tcBorders>
              <w:bottom w:val="single" w:sz="6" w:space="0" w:color="00000A"/>
              <w:insideH w:val="single" w:sz="6" w:space="0" w:color="00000A"/>
            </w:tcBorders>
            <w:shd w:fill="auto" w:val="clear"/>
            <w:vAlign w:val="bottom"/>
          </w:tcPr>
          <w:p>
            <w:pPr>
              <w:pStyle w:val="Compact"/>
              <w:spacing w:before="36" w:after="36"/>
              <w:jc w:val="center"/>
              <w:rPr/>
            </w:pPr>
            <w:r>
              <w:rPr/>
              <w:t>Years with data</w:t>
            </w:r>
          </w:p>
        </w:tc>
        <w:tc>
          <w:tcPr>
            <w:tcW w:w="1751" w:type="dxa"/>
            <w:tcBorders>
              <w:bottom w:val="single" w:sz="6" w:space="0" w:color="00000A"/>
              <w:insideH w:val="single" w:sz="6" w:space="0" w:color="00000A"/>
            </w:tcBorders>
            <w:shd w:fill="auto" w:val="clear"/>
            <w:vAlign w:val="bottom"/>
          </w:tcPr>
          <w:p>
            <w:pPr>
              <w:pStyle w:val="Compact"/>
              <w:spacing w:before="36" w:after="36"/>
              <w:jc w:val="center"/>
              <w:rPr/>
            </w:pPr>
            <w:r>
              <w:rPr/>
              <w:t>Season Length</w:t>
            </w:r>
          </w:p>
        </w:tc>
        <w:tc>
          <w:tcPr>
            <w:tcW w:w="1752" w:type="dxa"/>
            <w:tcBorders>
              <w:bottom w:val="single" w:sz="6" w:space="0" w:color="00000A"/>
              <w:insideH w:val="single" w:sz="6" w:space="0" w:color="00000A"/>
            </w:tcBorders>
            <w:shd w:fill="auto" w:val="clear"/>
            <w:vAlign w:val="bottom"/>
          </w:tcPr>
          <w:p>
            <w:pPr>
              <w:pStyle w:val="Compact"/>
              <w:spacing w:before="36" w:after="36"/>
              <w:jc w:val="center"/>
              <w:rPr/>
            </w:pPr>
            <w:r>
              <w:rPr/>
              <w:t>Leaf Out</w:t>
            </w:r>
          </w:p>
        </w:tc>
        <w:tc>
          <w:tcPr>
            <w:tcW w:w="1752" w:type="dxa"/>
            <w:tcBorders>
              <w:bottom w:val="single" w:sz="6" w:space="0" w:color="00000A"/>
              <w:insideH w:val="single" w:sz="6" w:space="0" w:color="00000A"/>
            </w:tcBorders>
            <w:shd w:fill="auto" w:val="clear"/>
            <w:vAlign w:val="bottom"/>
          </w:tcPr>
          <w:p>
            <w:pPr>
              <w:pStyle w:val="Compact"/>
              <w:spacing w:before="36" w:after="36"/>
              <w:jc w:val="center"/>
              <w:rPr/>
            </w:pPr>
            <w:r>
              <w:rPr/>
              <w:t>Harvest</w:t>
            </w:r>
          </w:p>
        </w:tc>
      </w:tr>
      <w:tr>
        <w:trPr/>
        <w:tc>
          <w:tcPr>
            <w:tcW w:w="1355" w:type="dxa"/>
            <w:tcBorders/>
            <w:shd w:fill="auto" w:val="clear"/>
          </w:tcPr>
          <w:p>
            <w:pPr>
              <w:pStyle w:val="Compact"/>
              <w:spacing w:before="36" w:after="36"/>
              <w:jc w:val="center"/>
              <w:rPr/>
            </w:pPr>
            <w:r>
              <w:rPr/>
              <w:t>Amigo</w:t>
            </w:r>
          </w:p>
        </w:tc>
        <w:tc>
          <w:tcPr>
            <w:tcW w:w="1811" w:type="dxa"/>
            <w:tcBorders/>
            <w:shd w:fill="auto" w:val="clear"/>
          </w:tcPr>
          <w:p>
            <w:pPr>
              <w:pStyle w:val="Compact"/>
              <w:spacing w:before="36" w:after="36"/>
              <w:jc w:val="center"/>
              <w:rPr/>
            </w:pPr>
            <w:r>
              <w:rPr/>
              <w:t>35</w:t>
            </w:r>
          </w:p>
        </w:tc>
        <w:tc>
          <w:tcPr>
            <w:tcW w:w="1751" w:type="dxa"/>
            <w:tcBorders/>
            <w:shd w:fill="auto" w:val="clear"/>
          </w:tcPr>
          <w:p>
            <w:pPr>
              <w:pStyle w:val="Compact"/>
              <w:spacing w:before="36" w:after="36"/>
              <w:jc w:val="center"/>
              <w:rPr/>
            </w:pPr>
            <w:r>
              <w:rPr/>
              <w:t>173 (167, 178)</w:t>
            </w:r>
          </w:p>
        </w:tc>
        <w:tc>
          <w:tcPr>
            <w:tcW w:w="1752" w:type="dxa"/>
            <w:tcBorders/>
            <w:shd w:fill="auto" w:val="clear"/>
          </w:tcPr>
          <w:p>
            <w:pPr>
              <w:pStyle w:val="Compact"/>
              <w:spacing w:before="36" w:after="36"/>
              <w:jc w:val="center"/>
              <w:rPr/>
            </w:pPr>
            <w:r>
              <w:rPr/>
              <w:t>89 (85, 92)</w:t>
            </w:r>
          </w:p>
        </w:tc>
        <w:tc>
          <w:tcPr>
            <w:tcW w:w="1752" w:type="dxa"/>
            <w:tcBorders/>
            <w:shd w:fill="auto" w:val="clear"/>
          </w:tcPr>
          <w:p>
            <w:pPr>
              <w:pStyle w:val="Compact"/>
              <w:spacing w:before="36" w:after="36"/>
              <w:jc w:val="center"/>
              <w:rPr/>
            </w:pPr>
            <w:r>
              <w:rPr/>
              <w:t>262 (258, 268)</w:t>
            </w:r>
          </w:p>
        </w:tc>
      </w:tr>
      <w:tr>
        <w:trPr/>
        <w:tc>
          <w:tcPr>
            <w:tcW w:w="1355" w:type="dxa"/>
            <w:tcBorders/>
            <w:shd w:fill="auto" w:val="clear"/>
          </w:tcPr>
          <w:p>
            <w:pPr>
              <w:pStyle w:val="Compact"/>
              <w:spacing w:before="36" w:after="36"/>
              <w:jc w:val="center"/>
              <w:rPr/>
            </w:pPr>
            <w:r>
              <w:rPr/>
              <w:t>Ashley</w:t>
            </w:r>
          </w:p>
        </w:tc>
        <w:tc>
          <w:tcPr>
            <w:tcW w:w="1811" w:type="dxa"/>
            <w:tcBorders/>
            <w:shd w:fill="auto" w:val="clear"/>
          </w:tcPr>
          <w:p>
            <w:pPr>
              <w:pStyle w:val="Compact"/>
              <w:spacing w:before="36" w:after="36"/>
              <w:jc w:val="center"/>
              <w:rPr/>
            </w:pPr>
            <w:r>
              <w:rPr/>
              <w:t>42</w:t>
            </w:r>
          </w:p>
        </w:tc>
        <w:tc>
          <w:tcPr>
            <w:tcW w:w="1751" w:type="dxa"/>
            <w:tcBorders/>
            <w:shd w:fill="auto" w:val="clear"/>
          </w:tcPr>
          <w:p>
            <w:pPr>
              <w:pStyle w:val="Compact"/>
              <w:spacing w:before="36" w:after="36"/>
              <w:jc w:val="center"/>
              <w:rPr/>
            </w:pPr>
            <w:r>
              <w:rPr/>
              <w:t>185 (180, 192)</w:t>
            </w:r>
          </w:p>
        </w:tc>
        <w:tc>
          <w:tcPr>
            <w:tcW w:w="1752" w:type="dxa"/>
            <w:tcBorders/>
            <w:shd w:fill="auto" w:val="clear"/>
          </w:tcPr>
          <w:p>
            <w:pPr>
              <w:pStyle w:val="Compact"/>
              <w:spacing w:before="36" w:after="36"/>
              <w:jc w:val="center"/>
              <w:rPr/>
            </w:pPr>
            <w:r>
              <w:rPr/>
              <w:t>77 (73, 80)</w:t>
            </w:r>
          </w:p>
        </w:tc>
        <w:tc>
          <w:tcPr>
            <w:tcW w:w="1752" w:type="dxa"/>
            <w:tcBorders/>
            <w:shd w:fill="auto" w:val="clear"/>
          </w:tcPr>
          <w:p>
            <w:pPr>
              <w:pStyle w:val="Compact"/>
              <w:spacing w:before="36" w:after="36"/>
              <w:jc w:val="center"/>
              <w:rPr/>
            </w:pPr>
            <w:r>
              <w:rPr/>
              <w:t>262 (257, 269)</w:t>
            </w:r>
          </w:p>
        </w:tc>
      </w:tr>
      <w:tr>
        <w:trPr/>
        <w:tc>
          <w:tcPr>
            <w:tcW w:w="1355" w:type="dxa"/>
            <w:tcBorders/>
            <w:shd w:fill="auto" w:val="clear"/>
          </w:tcPr>
          <w:p>
            <w:pPr>
              <w:pStyle w:val="Compact"/>
              <w:spacing w:before="36" w:after="36"/>
              <w:jc w:val="center"/>
              <w:rPr/>
            </w:pPr>
            <w:r>
              <w:rPr/>
              <w:t>Chandler</w:t>
            </w:r>
          </w:p>
        </w:tc>
        <w:tc>
          <w:tcPr>
            <w:tcW w:w="1811" w:type="dxa"/>
            <w:tcBorders/>
            <w:shd w:fill="auto" w:val="clear"/>
          </w:tcPr>
          <w:p>
            <w:pPr>
              <w:pStyle w:val="Compact"/>
              <w:spacing w:before="36" w:after="36"/>
              <w:jc w:val="center"/>
              <w:rPr/>
            </w:pPr>
            <w:r>
              <w:rPr/>
              <w:t>43</w:t>
            </w:r>
          </w:p>
        </w:tc>
        <w:tc>
          <w:tcPr>
            <w:tcW w:w="1751" w:type="dxa"/>
            <w:tcBorders/>
            <w:shd w:fill="auto" w:val="clear"/>
          </w:tcPr>
          <w:p>
            <w:pPr>
              <w:pStyle w:val="Compact"/>
              <w:spacing w:before="36" w:after="36"/>
              <w:jc w:val="center"/>
              <w:rPr/>
            </w:pPr>
            <w:r>
              <w:rPr/>
              <w:t>184 (178, 190)</w:t>
            </w:r>
          </w:p>
        </w:tc>
        <w:tc>
          <w:tcPr>
            <w:tcW w:w="1752" w:type="dxa"/>
            <w:tcBorders/>
            <w:shd w:fill="auto" w:val="clear"/>
          </w:tcPr>
          <w:p>
            <w:pPr>
              <w:pStyle w:val="Compact"/>
              <w:spacing w:before="36" w:after="36"/>
              <w:jc w:val="center"/>
              <w:rPr/>
            </w:pPr>
            <w:r>
              <w:rPr/>
              <w:t>94 (91, 98)</w:t>
            </w:r>
          </w:p>
        </w:tc>
        <w:tc>
          <w:tcPr>
            <w:tcW w:w="1752" w:type="dxa"/>
            <w:tcBorders/>
            <w:shd w:fill="auto" w:val="clear"/>
          </w:tcPr>
          <w:p>
            <w:pPr>
              <w:pStyle w:val="Compact"/>
              <w:spacing w:before="36" w:after="36"/>
              <w:jc w:val="center"/>
              <w:rPr/>
            </w:pPr>
            <w:r>
              <w:rPr/>
              <w:t>278 (274, 282)</w:t>
            </w:r>
          </w:p>
        </w:tc>
      </w:tr>
      <w:tr>
        <w:trPr/>
        <w:tc>
          <w:tcPr>
            <w:tcW w:w="1355" w:type="dxa"/>
            <w:tcBorders/>
            <w:shd w:fill="auto" w:val="clear"/>
          </w:tcPr>
          <w:p>
            <w:pPr>
              <w:pStyle w:val="Compact"/>
              <w:spacing w:before="36" w:after="36"/>
              <w:jc w:val="center"/>
              <w:rPr/>
            </w:pPr>
            <w:r>
              <w:rPr/>
              <w:t>Chico</w:t>
            </w:r>
          </w:p>
        </w:tc>
        <w:tc>
          <w:tcPr>
            <w:tcW w:w="1811" w:type="dxa"/>
            <w:tcBorders/>
            <w:shd w:fill="auto" w:val="clear"/>
          </w:tcPr>
          <w:p>
            <w:pPr>
              <w:pStyle w:val="Compact"/>
              <w:spacing w:before="36" w:after="36"/>
              <w:jc w:val="center"/>
              <w:rPr/>
            </w:pPr>
            <w:r>
              <w:rPr/>
              <w:t>44</w:t>
            </w:r>
          </w:p>
        </w:tc>
        <w:tc>
          <w:tcPr>
            <w:tcW w:w="1751" w:type="dxa"/>
            <w:tcBorders/>
            <w:shd w:fill="auto" w:val="clear"/>
          </w:tcPr>
          <w:p>
            <w:pPr>
              <w:pStyle w:val="Compact"/>
              <w:spacing w:before="36" w:after="36"/>
              <w:jc w:val="center"/>
              <w:rPr/>
            </w:pPr>
            <w:r>
              <w:rPr/>
              <w:t>183 (177, 190)</w:t>
            </w:r>
          </w:p>
        </w:tc>
        <w:tc>
          <w:tcPr>
            <w:tcW w:w="1752" w:type="dxa"/>
            <w:tcBorders/>
            <w:shd w:fill="auto" w:val="clear"/>
          </w:tcPr>
          <w:p>
            <w:pPr>
              <w:pStyle w:val="Compact"/>
              <w:spacing w:before="36" w:after="36"/>
              <w:jc w:val="center"/>
              <w:rPr/>
            </w:pPr>
            <w:r>
              <w:rPr/>
              <w:t>80 (76, 83)</w:t>
            </w:r>
          </w:p>
        </w:tc>
        <w:tc>
          <w:tcPr>
            <w:tcW w:w="1752" w:type="dxa"/>
            <w:tcBorders/>
            <w:shd w:fill="auto" w:val="clear"/>
          </w:tcPr>
          <w:p>
            <w:pPr>
              <w:pStyle w:val="Compact"/>
              <w:spacing w:before="36" w:after="36"/>
              <w:jc w:val="center"/>
              <w:rPr/>
            </w:pPr>
            <w:r>
              <w:rPr/>
              <w:t>263 (256, 270)</w:t>
            </w:r>
          </w:p>
        </w:tc>
      </w:tr>
      <w:tr>
        <w:trPr/>
        <w:tc>
          <w:tcPr>
            <w:tcW w:w="1355" w:type="dxa"/>
            <w:tcBorders/>
            <w:shd w:fill="auto" w:val="clear"/>
          </w:tcPr>
          <w:p>
            <w:pPr>
              <w:pStyle w:val="Compact"/>
              <w:spacing w:before="36" w:after="36"/>
              <w:jc w:val="center"/>
              <w:rPr/>
            </w:pPr>
            <w:r>
              <w:rPr/>
              <w:t>Franquette</w:t>
            </w:r>
          </w:p>
        </w:tc>
        <w:tc>
          <w:tcPr>
            <w:tcW w:w="1811" w:type="dxa"/>
            <w:tcBorders/>
            <w:shd w:fill="auto" w:val="clear"/>
          </w:tcPr>
          <w:p>
            <w:pPr>
              <w:pStyle w:val="Compact"/>
              <w:spacing w:before="36" w:after="36"/>
              <w:jc w:val="center"/>
              <w:rPr/>
            </w:pPr>
            <w:r>
              <w:rPr/>
              <w:t>45</w:t>
            </w:r>
          </w:p>
        </w:tc>
        <w:tc>
          <w:tcPr>
            <w:tcW w:w="1751" w:type="dxa"/>
            <w:tcBorders/>
            <w:shd w:fill="auto" w:val="clear"/>
          </w:tcPr>
          <w:p>
            <w:pPr>
              <w:pStyle w:val="Compact"/>
              <w:spacing w:before="36" w:after="36"/>
              <w:jc w:val="center"/>
              <w:rPr/>
            </w:pPr>
            <w:r>
              <w:rPr/>
              <w:t>181 (176, 185)</w:t>
            </w:r>
          </w:p>
        </w:tc>
        <w:tc>
          <w:tcPr>
            <w:tcW w:w="1752" w:type="dxa"/>
            <w:tcBorders/>
            <w:shd w:fill="auto" w:val="clear"/>
          </w:tcPr>
          <w:p>
            <w:pPr>
              <w:pStyle w:val="Compact"/>
              <w:spacing w:before="36" w:after="36"/>
              <w:jc w:val="center"/>
              <w:rPr/>
            </w:pPr>
            <w:r>
              <w:rPr/>
              <w:t>106 (101, 112)</w:t>
            </w:r>
          </w:p>
        </w:tc>
        <w:tc>
          <w:tcPr>
            <w:tcW w:w="1752" w:type="dxa"/>
            <w:tcBorders/>
            <w:shd w:fill="auto" w:val="clear"/>
          </w:tcPr>
          <w:p>
            <w:pPr>
              <w:pStyle w:val="Compact"/>
              <w:spacing w:before="36" w:after="36"/>
              <w:jc w:val="center"/>
              <w:rPr/>
            </w:pPr>
            <w:r>
              <w:rPr/>
              <w:t>287 (283, 291)</w:t>
            </w:r>
          </w:p>
        </w:tc>
      </w:tr>
      <w:tr>
        <w:trPr/>
        <w:tc>
          <w:tcPr>
            <w:tcW w:w="1355" w:type="dxa"/>
            <w:tcBorders/>
            <w:shd w:fill="auto" w:val="clear"/>
          </w:tcPr>
          <w:p>
            <w:pPr>
              <w:pStyle w:val="Compact"/>
              <w:spacing w:before="36" w:after="36"/>
              <w:jc w:val="center"/>
              <w:rPr/>
            </w:pPr>
            <w:r>
              <w:rPr/>
              <w:t>Hartley</w:t>
            </w:r>
          </w:p>
        </w:tc>
        <w:tc>
          <w:tcPr>
            <w:tcW w:w="1811" w:type="dxa"/>
            <w:tcBorders/>
            <w:shd w:fill="auto" w:val="clear"/>
          </w:tcPr>
          <w:p>
            <w:pPr>
              <w:pStyle w:val="Compact"/>
              <w:spacing w:before="36" w:after="36"/>
              <w:jc w:val="center"/>
              <w:rPr/>
            </w:pPr>
            <w:r>
              <w:rPr/>
              <w:t>50</w:t>
            </w:r>
          </w:p>
        </w:tc>
        <w:tc>
          <w:tcPr>
            <w:tcW w:w="1751" w:type="dxa"/>
            <w:tcBorders/>
            <w:shd w:fill="auto" w:val="clear"/>
          </w:tcPr>
          <w:p>
            <w:pPr>
              <w:pStyle w:val="Compact"/>
              <w:spacing w:before="36" w:after="36"/>
              <w:jc w:val="center"/>
              <w:rPr/>
            </w:pPr>
            <w:r>
              <w:rPr/>
              <w:t>184 (179, 190)</w:t>
            </w:r>
          </w:p>
        </w:tc>
        <w:tc>
          <w:tcPr>
            <w:tcW w:w="1752" w:type="dxa"/>
            <w:tcBorders/>
            <w:shd w:fill="auto" w:val="clear"/>
          </w:tcPr>
          <w:p>
            <w:pPr>
              <w:pStyle w:val="Compact"/>
              <w:spacing w:before="36" w:after="36"/>
              <w:jc w:val="center"/>
              <w:rPr/>
            </w:pPr>
            <w:r>
              <w:rPr/>
              <w:t>93 (91, 95)</w:t>
            </w:r>
          </w:p>
        </w:tc>
        <w:tc>
          <w:tcPr>
            <w:tcW w:w="1752" w:type="dxa"/>
            <w:tcBorders/>
            <w:shd w:fill="auto" w:val="clear"/>
          </w:tcPr>
          <w:p>
            <w:pPr>
              <w:pStyle w:val="Compact"/>
              <w:spacing w:before="36" w:after="36"/>
              <w:jc w:val="center"/>
              <w:rPr/>
            </w:pPr>
            <w:r>
              <w:rPr/>
              <w:t>278 (273, 283)</w:t>
            </w:r>
          </w:p>
        </w:tc>
      </w:tr>
      <w:tr>
        <w:trPr/>
        <w:tc>
          <w:tcPr>
            <w:tcW w:w="1355" w:type="dxa"/>
            <w:tcBorders/>
            <w:shd w:fill="auto" w:val="clear"/>
          </w:tcPr>
          <w:p>
            <w:pPr>
              <w:pStyle w:val="Compact"/>
              <w:spacing w:before="36" w:after="36"/>
              <w:jc w:val="center"/>
              <w:rPr/>
            </w:pPr>
            <w:r>
              <w:rPr/>
              <w:t>Howard</w:t>
            </w:r>
          </w:p>
        </w:tc>
        <w:tc>
          <w:tcPr>
            <w:tcW w:w="1811" w:type="dxa"/>
            <w:tcBorders/>
            <w:shd w:fill="auto" w:val="clear"/>
          </w:tcPr>
          <w:p>
            <w:pPr>
              <w:pStyle w:val="Compact"/>
              <w:spacing w:before="36" w:after="36"/>
              <w:jc w:val="center"/>
              <w:rPr/>
            </w:pPr>
            <w:r>
              <w:rPr/>
              <w:t>43</w:t>
            </w:r>
          </w:p>
        </w:tc>
        <w:tc>
          <w:tcPr>
            <w:tcW w:w="1751" w:type="dxa"/>
            <w:tcBorders/>
            <w:shd w:fill="auto" w:val="clear"/>
          </w:tcPr>
          <w:p>
            <w:pPr>
              <w:pStyle w:val="Compact"/>
              <w:spacing w:before="36" w:after="36"/>
              <w:jc w:val="center"/>
              <w:rPr/>
            </w:pPr>
            <w:r>
              <w:rPr/>
              <w:t>178 (174, 182)</w:t>
            </w:r>
          </w:p>
        </w:tc>
        <w:tc>
          <w:tcPr>
            <w:tcW w:w="1752" w:type="dxa"/>
            <w:tcBorders/>
            <w:shd w:fill="auto" w:val="clear"/>
          </w:tcPr>
          <w:p>
            <w:pPr>
              <w:pStyle w:val="Compact"/>
              <w:spacing w:before="36" w:after="36"/>
              <w:jc w:val="center"/>
              <w:rPr/>
            </w:pPr>
            <w:r>
              <w:rPr/>
              <w:t>93 (90, 96)</w:t>
            </w:r>
          </w:p>
        </w:tc>
        <w:tc>
          <w:tcPr>
            <w:tcW w:w="1752" w:type="dxa"/>
            <w:tcBorders/>
            <w:shd w:fill="auto" w:val="clear"/>
          </w:tcPr>
          <w:p>
            <w:pPr>
              <w:pStyle w:val="Compact"/>
              <w:spacing w:before="36" w:after="36"/>
              <w:jc w:val="center"/>
              <w:rPr/>
            </w:pPr>
            <w:r>
              <w:rPr/>
              <w:t>270 (266, 275)</w:t>
            </w:r>
          </w:p>
        </w:tc>
      </w:tr>
      <w:tr>
        <w:trPr/>
        <w:tc>
          <w:tcPr>
            <w:tcW w:w="1355" w:type="dxa"/>
            <w:tcBorders/>
            <w:shd w:fill="auto" w:val="clear"/>
          </w:tcPr>
          <w:p>
            <w:pPr>
              <w:pStyle w:val="Compact"/>
              <w:spacing w:before="36" w:after="36"/>
              <w:jc w:val="center"/>
              <w:rPr/>
            </w:pPr>
            <w:r>
              <w:rPr/>
              <w:t>Payne</w:t>
            </w:r>
          </w:p>
        </w:tc>
        <w:tc>
          <w:tcPr>
            <w:tcW w:w="1811" w:type="dxa"/>
            <w:tcBorders/>
            <w:shd w:fill="auto" w:val="clear"/>
          </w:tcPr>
          <w:p>
            <w:pPr>
              <w:pStyle w:val="Compact"/>
              <w:spacing w:before="36" w:after="36"/>
              <w:jc w:val="center"/>
              <w:rPr/>
            </w:pPr>
            <w:r>
              <w:rPr/>
              <w:t>52</w:t>
            </w:r>
          </w:p>
        </w:tc>
        <w:tc>
          <w:tcPr>
            <w:tcW w:w="1751" w:type="dxa"/>
            <w:tcBorders/>
            <w:shd w:fill="auto" w:val="clear"/>
          </w:tcPr>
          <w:p>
            <w:pPr>
              <w:pStyle w:val="Compact"/>
              <w:spacing w:before="36" w:after="36"/>
              <w:jc w:val="center"/>
              <w:rPr/>
            </w:pPr>
            <w:r>
              <w:rPr/>
              <w:t>184 (179, 190)</w:t>
            </w:r>
          </w:p>
        </w:tc>
        <w:tc>
          <w:tcPr>
            <w:tcW w:w="1752" w:type="dxa"/>
            <w:tcBorders/>
            <w:shd w:fill="auto" w:val="clear"/>
          </w:tcPr>
          <w:p>
            <w:pPr>
              <w:pStyle w:val="Compact"/>
              <w:spacing w:before="36" w:after="36"/>
              <w:jc w:val="center"/>
              <w:rPr/>
            </w:pPr>
            <w:r>
              <w:rPr/>
              <w:t>77 (74, 80)</w:t>
            </w:r>
          </w:p>
        </w:tc>
        <w:tc>
          <w:tcPr>
            <w:tcW w:w="1752" w:type="dxa"/>
            <w:tcBorders/>
            <w:shd w:fill="auto" w:val="clear"/>
          </w:tcPr>
          <w:p>
            <w:pPr>
              <w:pStyle w:val="Compact"/>
              <w:spacing w:before="36" w:after="36"/>
              <w:jc w:val="center"/>
              <w:rPr/>
            </w:pPr>
            <w:r>
              <w:rPr/>
              <w:t>261 (258, 267)</w:t>
            </w:r>
          </w:p>
        </w:tc>
      </w:tr>
      <w:tr>
        <w:trPr/>
        <w:tc>
          <w:tcPr>
            <w:tcW w:w="1355" w:type="dxa"/>
            <w:tcBorders/>
            <w:shd w:fill="auto" w:val="clear"/>
          </w:tcPr>
          <w:p>
            <w:pPr>
              <w:pStyle w:val="Compact"/>
              <w:spacing w:before="36" w:after="36"/>
              <w:jc w:val="center"/>
              <w:rPr/>
            </w:pPr>
            <w:r>
              <w:rPr/>
              <w:t>Serr</w:t>
            </w:r>
          </w:p>
        </w:tc>
        <w:tc>
          <w:tcPr>
            <w:tcW w:w="1811" w:type="dxa"/>
            <w:tcBorders/>
            <w:shd w:fill="auto" w:val="clear"/>
          </w:tcPr>
          <w:p>
            <w:pPr>
              <w:pStyle w:val="Compact"/>
              <w:spacing w:before="36" w:after="36"/>
              <w:jc w:val="center"/>
              <w:rPr/>
            </w:pPr>
            <w:r>
              <w:rPr/>
              <w:t>47</w:t>
            </w:r>
          </w:p>
        </w:tc>
        <w:tc>
          <w:tcPr>
            <w:tcW w:w="1751" w:type="dxa"/>
            <w:tcBorders/>
            <w:shd w:fill="auto" w:val="clear"/>
          </w:tcPr>
          <w:p>
            <w:pPr>
              <w:pStyle w:val="Compact"/>
              <w:spacing w:before="36" w:after="36"/>
              <w:jc w:val="center"/>
              <w:rPr/>
            </w:pPr>
            <w:r>
              <w:rPr/>
              <w:t>185 (180, 192)</w:t>
            </w:r>
          </w:p>
        </w:tc>
        <w:tc>
          <w:tcPr>
            <w:tcW w:w="1752" w:type="dxa"/>
            <w:tcBorders/>
            <w:shd w:fill="auto" w:val="clear"/>
          </w:tcPr>
          <w:p>
            <w:pPr>
              <w:pStyle w:val="Compact"/>
              <w:spacing w:before="36" w:after="36"/>
              <w:jc w:val="center"/>
              <w:rPr/>
            </w:pPr>
            <w:r>
              <w:rPr/>
              <w:t>78 (74, 80)</w:t>
            </w:r>
          </w:p>
        </w:tc>
        <w:tc>
          <w:tcPr>
            <w:tcW w:w="1752" w:type="dxa"/>
            <w:tcBorders/>
            <w:shd w:fill="auto" w:val="clear"/>
          </w:tcPr>
          <w:p>
            <w:pPr>
              <w:pStyle w:val="Compact"/>
              <w:spacing w:before="36" w:after="36"/>
              <w:jc w:val="center"/>
              <w:rPr/>
            </w:pPr>
            <w:r>
              <w:rPr/>
              <w:t>263 (258, 268)</w:t>
            </w:r>
          </w:p>
        </w:tc>
      </w:tr>
      <w:tr>
        <w:trPr/>
        <w:tc>
          <w:tcPr>
            <w:tcW w:w="1355" w:type="dxa"/>
            <w:tcBorders/>
            <w:shd w:fill="auto" w:val="clear"/>
          </w:tcPr>
          <w:p>
            <w:pPr>
              <w:pStyle w:val="Compact"/>
              <w:spacing w:before="36" w:after="36"/>
              <w:jc w:val="center"/>
              <w:rPr/>
            </w:pPr>
            <w:r>
              <w:rPr/>
              <w:t>Tehama</w:t>
            </w:r>
          </w:p>
        </w:tc>
        <w:tc>
          <w:tcPr>
            <w:tcW w:w="1811" w:type="dxa"/>
            <w:tcBorders/>
            <w:shd w:fill="auto" w:val="clear"/>
          </w:tcPr>
          <w:p>
            <w:pPr>
              <w:pStyle w:val="Compact"/>
              <w:spacing w:before="36" w:after="36"/>
              <w:jc w:val="center"/>
              <w:rPr/>
            </w:pPr>
            <w:r>
              <w:rPr/>
              <w:t>41</w:t>
            </w:r>
          </w:p>
        </w:tc>
        <w:tc>
          <w:tcPr>
            <w:tcW w:w="1751" w:type="dxa"/>
            <w:tcBorders/>
            <w:shd w:fill="auto" w:val="clear"/>
          </w:tcPr>
          <w:p>
            <w:pPr>
              <w:pStyle w:val="Compact"/>
              <w:spacing w:before="36" w:after="36"/>
              <w:jc w:val="center"/>
              <w:rPr/>
            </w:pPr>
            <w:r>
              <w:rPr/>
              <w:t>181 (176, 186)</w:t>
            </w:r>
          </w:p>
        </w:tc>
        <w:tc>
          <w:tcPr>
            <w:tcW w:w="1752" w:type="dxa"/>
            <w:tcBorders/>
            <w:shd w:fill="auto" w:val="clear"/>
          </w:tcPr>
          <w:p>
            <w:pPr>
              <w:pStyle w:val="Compact"/>
              <w:spacing w:before="36" w:after="36"/>
              <w:jc w:val="center"/>
              <w:rPr/>
            </w:pPr>
            <w:r>
              <w:rPr/>
              <w:t>88 (83, 92)</w:t>
            </w:r>
          </w:p>
        </w:tc>
        <w:tc>
          <w:tcPr>
            <w:tcW w:w="1752" w:type="dxa"/>
            <w:tcBorders/>
            <w:shd w:fill="auto" w:val="clear"/>
          </w:tcPr>
          <w:p>
            <w:pPr>
              <w:pStyle w:val="Compact"/>
              <w:spacing w:before="36" w:after="36"/>
              <w:jc w:val="center"/>
              <w:rPr/>
            </w:pPr>
            <w:r>
              <w:rPr/>
              <w:t>269 (265, 274)</w:t>
            </w:r>
          </w:p>
        </w:tc>
      </w:tr>
      <w:tr>
        <w:trPr/>
        <w:tc>
          <w:tcPr>
            <w:tcW w:w="1355" w:type="dxa"/>
            <w:tcBorders/>
            <w:shd w:fill="auto" w:val="clear"/>
          </w:tcPr>
          <w:p>
            <w:pPr>
              <w:pStyle w:val="Compact"/>
              <w:spacing w:before="36" w:after="36"/>
              <w:jc w:val="center"/>
              <w:rPr/>
            </w:pPr>
            <w:r>
              <w:rPr/>
              <w:t>Tulare</w:t>
            </w:r>
          </w:p>
        </w:tc>
        <w:tc>
          <w:tcPr>
            <w:tcW w:w="1811" w:type="dxa"/>
            <w:tcBorders/>
            <w:shd w:fill="auto" w:val="clear"/>
          </w:tcPr>
          <w:p>
            <w:pPr>
              <w:pStyle w:val="Compact"/>
              <w:spacing w:before="36" w:after="36"/>
              <w:jc w:val="center"/>
              <w:rPr/>
            </w:pPr>
            <w:r>
              <w:rPr/>
              <w:t>37</w:t>
            </w:r>
          </w:p>
        </w:tc>
        <w:tc>
          <w:tcPr>
            <w:tcW w:w="1751" w:type="dxa"/>
            <w:tcBorders/>
            <w:shd w:fill="auto" w:val="clear"/>
          </w:tcPr>
          <w:p>
            <w:pPr>
              <w:pStyle w:val="Compact"/>
              <w:spacing w:before="36" w:after="36"/>
              <w:jc w:val="center"/>
              <w:rPr/>
            </w:pPr>
            <w:r>
              <w:rPr/>
              <w:t>180 (175, 186)</w:t>
            </w:r>
          </w:p>
        </w:tc>
        <w:tc>
          <w:tcPr>
            <w:tcW w:w="1752" w:type="dxa"/>
            <w:tcBorders/>
            <w:shd w:fill="auto" w:val="clear"/>
          </w:tcPr>
          <w:p>
            <w:pPr>
              <w:pStyle w:val="Compact"/>
              <w:spacing w:before="36" w:after="36"/>
              <w:jc w:val="center"/>
              <w:rPr/>
            </w:pPr>
            <w:r>
              <w:rPr/>
              <w:t>92 (88, 95)</w:t>
            </w:r>
          </w:p>
        </w:tc>
        <w:tc>
          <w:tcPr>
            <w:tcW w:w="1752" w:type="dxa"/>
            <w:tcBorders/>
            <w:shd w:fill="auto" w:val="clear"/>
          </w:tcPr>
          <w:p>
            <w:pPr>
              <w:pStyle w:val="Compact"/>
              <w:spacing w:before="36" w:after="36"/>
              <w:jc w:val="center"/>
              <w:rPr/>
            </w:pPr>
            <w:r>
              <w:rPr/>
              <w:t>271 (267, 276)</w:t>
            </w:r>
          </w:p>
        </w:tc>
      </w:tr>
      <w:tr>
        <w:trPr/>
        <w:tc>
          <w:tcPr>
            <w:tcW w:w="1355" w:type="dxa"/>
            <w:tcBorders/>
            <w:shd w:fill="auto" w:val="clear"/>
          </w:tcPr>
          <w:p>
            <w:pPr>
              <w:pStyle w:val="Compact"/>
              <w:spacing w:before="36" w:after="36"/>
              <w:jc w:val="center"/>
              <w:rPr/>
            </w:pPr>
            <w:r>
              <w:rPr/>
              <w:t>Vina</w:t>
            </w:r>
          </w:p>
        </w:tc>
        <w:tc>
          <w:tcPr>
            <w:tcW w:w="1811" w:type="dxa"/>
            <w:tcBorders/>
            <w:shd w:fill="auto" w:val="clear"/>
          </w:tcPr>
          <w:p>
            <w:pPr>
              <w:pStyle w:val="Compact"/>
              <w:spacing w:before="36" w:after="36"/>
              <w:jc w:val="center"/>
              <w:rPr/>
            </w:pPr>
            <w:r>
              <w:rPr/>
              <w:t>59</w:t>
            </w:r>
          </w:p>
        </w:tc>
        <w:tc>
          <w:tcPr>
            <w:tcW w:w="1751" w:type="dxa"/>
            <w:tcBorders/>
            <w:shd w:fill="auto" w:val="clear"/>
          </w:tcPr>
          <w:p>
            <w:pPr>
              <w:pStyle w:val="Compact"/>
              <w:spacing w:before="36" w:after="36"/>
              <w:jc w:val="center"/>
              <w:rPr/>
            </w:pPr>
            <w:r>
              <w:rPr/>
              <w:t>181 (174, 187)</w:t>
            </w:r>
          </w:p>
        </w:tc>
        <w:tc>
          <w:tcPr>
            <w:tcW w:w="1752" w:type="dxa"/>
            <w:tcBorders/>
            <w:shd w:fill="auto" w:val="clear"/>
          </w:tcPr>
          <w:p>
            <w:pPr>
              <w:pStyle w:val="Compact"/>
              <w:spacing w:before="36" w:after="36"/>
              <w:jc w:val="center"/>
              <w:rPr/>
            </w:pPr>
            <w:r>
              <w:rPr/>
              <w:t>86 (82, 90)</w:t>
            </w:r>
          </w:p>
        </w:tc>
        <w:tc>
          <w:tcPr>
            <w:tcW w:w="1752" w:type="dxa"/>
            <w:tcBorders/>
            <w:shd w:fill="auto" w:val="clear"/>
          </w:tcPr>
          <w:p>
            <w:pPr>
              <w:pStyle w:val="Compact"/>
              <w:spacing w:before="36" w:after="36"/>
              <w:jc w:val="center"/>
              <w:rPr/>
            </w:pPr>
            <w:r>
              <w:rPr/>
              <w:t>267 (262, 272)</w:t>
            </w:r>
          </w:p>
        </w:tc>
      </w:tr>
    </w:tbl>
    <w:p>
      <w:pPr>
        <w:pStyle w:val="TextBody"/>
        <w:rPr/>
      </w:pPr>
      <w:r>
        <w:rPr/>
        <w:t>We used walnut phenology data from the University of California at Davis Walnut Breeding Program. Leaf out dates (LD) and Harvest readiness dates (HRD) were collected by Charles Leslie, Gale McGranahan and the members of the Walnut Improvement Program for a group of twelve walnut varieties over 35 to 59 years depending on variety (Table 1).</w:t>
      </w:r>
    </w:p>
    <w:p>
      <w:pPr>
        <w:pStyle w:val="TextBody"/>
        <w:rPr/>
      </w:pPr>
      <w:r>
        <w:rPr/>
        <w:t>We used temperature data from NCDC and CIMIS weather stations in Davis, and nearby Winters and Woodland (Menne et al. 2015; California Department of Water Resources 2015) Whenever possible, Davis temperature data was used. However, there were several gaps in the combined NCDC CIMIS time series. To fill these, linear models that related temperatures in Woodland and Winters to Davis were used to create predictions for the missing days, which were then averaged.</w:t>
      </w:r>
    </w:p>
    <w:p>
      <w:pPr>
        <w:pStyle w:val="Heading2"/>
        <w:rPr/>
      </w:pPr>
      <w:bookmarkStart w:id="7" w:name="statistical-methods"/>
      <w:bookmarkEnd w:id="7"/>
      <w:r>
        <w:rPr/>
        <w:t>Statistical methods</w:t>
      </w:r>
    </w:p>
    <w:p>
      <w:pPr>
        <w:pStyle w:val="FirstParagraph"/>
        <w:rPr/>
      </w:pPr>
      <w:r>
        <w:rPr/>
        <w:t xml:space="preserve">All statistical analysis was conducted using the </w:t>
      </w:r>
      <w:r>
        <w:rPr>
          <w:i/>
        </w:rPr>
        <w:t>R</w:t>
      </w:r>
      <w:r>
        <w:rPr/>
        <w:t xml:space="preserve"> environment for statistical computing (R Core Team 2017). We used the following model and thermal time function combinations:</w:t>
      </w:r>
    </w:p>
    <w:p>
      <w:pPr>
        <w:pStyle w:val="TableCaption"/>
        <w:rPr/>
      </w:pPr>
      <w:r>
        <w:rPr/>
        <w:t>Model and thermal time function combinations investigated in this study. DT - Day Threshold, TTT - Thermal Time Threshold.</w:t>
      </w:r>
    </w:p>
    <w:tbl>
      <w:tblPr>
        <w:tblW w:w="4743" w:type="dxa"/>
        <w:jc w:val="left"/>
        <w:tblInd w:w="0" w:type="dxa"/>
        <w:tblBorders>
          <w:bottom w:val="single" w:sz="6" w:space="0" w:color="00000A"/>
          <w:insideH w:val="single" w:sz="6" w:space="0" w:color="00000A"/>
        </w:tblBorders>
        <w:tblCellMar>
          <w:top w:w="0" w:type="dxa"/>
          <w:left w:w="108" w:type="dxa"/>
          <w:bottom w:w="0" w:type="dxa"/>
          <w:right w:w="108" w:type="dxa"/>
        </w:tblCellMar>
        <w:tblLook w:val="07e0" w:noVBand="1" w:noHBand="1" w:lastColumn="1" w:firstColumn="1" w:lastRow="1" w:firstRow="1"/>
      </w:tblPr>
      <w:tblGrid>
        <w:gridCol w:w="855"/>
        <w:gridCol w:w="1257"/>
        <w:gridCol w:w="2631"/>
      </w:tblGrid>
      <w:tr>
        <w:trPr/>
        <w:tc>
          <w:tcPr>
            <w:tcW w:w="855" w:type="dxa"/>
            <w:tcBorders>
              <w:bottom w:val="single" w:sz="6" w:space="0" w:color="00000A"/>
              <w:insideH w:val="single" w:sz="6" w:space="0" w:color="00000A"/>
            </w:tcBorders>
            <w:shd w:fill="auto" w:val="clear"/>
            <w:vAlign w:val="bottom"/>
          </w:tcPr>
          <w:p>
            <w:pPr>
              <w:pStyle w:val="Compact"/>
              <w:spacing w:before="36" w:after="36"/>
              <w:jc w:val="center"/>
              <w:rPr/>
            </w:pPr>
            <w:r>
              <w:rPr/>
              <w:t>Model</w:t>
            </w:r>
          </w:p>
        </w:tc>
        <w:tc>
          <w:tcPr>
            <w:tcW w:w="1257" w:type="dxa"/>
            <w:tcBorders>
              <w:bottom w:val="single" w:sz="6" w:space="0" w:color="00000A"/>
              <w:insideH w:val="single" w:sz="6" w:space="0" w:color="00000A"/>
            </w:tcBorders>
            <w:shd w:fill="auto" w:val="clear"/>
            <w:vAlign w:val="bottom"/>
          </w:tcPr>
          <w:p>
            <w:pPr>
              <w:pStyle w:val="Compact"/>
              <w:spacing w:before="36" w:after="36"/>
              <w:jc w:val="center"/>
              <w:rPr/>
            </w:pPr>
            <w:r>
              <w:rPr/>
              <w:t>Type</w:t>
            </w:r>
          </w:p>
        </w:tc>
        <w:tc>
          <w:tcPr>
            <w:tcW w:w="2631" w:type="dxa"/>
            <w:tcBorders>
              <w:bottom w:val="single" w:sz="6" w:space="0" w:color="00000A"/>
              <w:insideH w:val="single" w:sz="6" w:space="0" w:color="00000A"/>
            </w:tcBorders>
            <w:shd w:fill="auto" w:val="clear"/>
            <w:vAlign w:val="bottom"/>
          </w:tcPr>
          <w:p>
            <w:pPr>
              <w:pStyle w:val="Compact"/>
              <w:spacing w:before="36" w:after="36"/>
              <w:jc w:val="center"/>
              <w:rPr/>
            </w:pPr>
            <w:r>
              <w:rPr/>
              <w:t>Thermal Time Function</w:t>
            </w:r>
          </w:p>
        </w:tc>
      </w:tr>
      <w:tr>
        <w:trPr/>
        <w:tc>
          <w:tcPr>
            <w:tcW w:w="855" w:type="dxa"/>
            <w:tcBorders/>
            <w:shd w:fill="auto" w:val="clear"/>
          </w:tcPr>
          <w:p>
            <w:pPr>
              <w:pStyle w:val="Compact"/>
              <w:spacing w:before="36" w:after="36"/>
              <w:jc w:val="center"/>
              <w:rPr/>
            </w:pPr>
            <w:r>
              <w:rPr/>
              <w:t>TTT</w:t>
            </w:r>
          </w:p>
        </w:tc>
        <w:tc>
          <w:tcPr>
            <w:tcW w:w="1257" w:type="dxa"/>
            <w:tcBorders/>
            <w:shd w:fill="auto" w:val="clear"/>
          </w:tcPr>
          <w:p>
            <w:pPr>
              <w:pStyle w:val="Compact"/>
              <w:spacing w:before="36" w:after="36"/>
              <w:jc w:val="center"/>
              <w:rPr/>
            </w:pPr>
            <w:r>
              <w:rPr/>
              <w:t>Full</w:t>
            </w:r>
          </w:p>
        </w:tc>
        <w:tc>
          <w:tcPr>
            <w:tcW w:w="2631" w:type="dxa"/>
            <w:tcBorders/>
            <w:shd w:fill="auto" w:val="clear"/>
          </w:tcPr>
          <w:p>
            <w:pPr>
              <w:pStyle w:val="Compact"/>
              <w:spacing w:before="36" w:after="36"/>
              <w:jc w:val="center"/>
              <w:rPr/>
            </w:pPr>
            <w:r>
              <w:rPr/>
              <w:t>LinearHour</w:t>
            </w:r>
          </w:p>
        </w:tc>
      </w:tr>
      <w:tr>
        <w:trPr/>
        <w:tc>
          <w:tcPr>
            <w:tcW w:w="855" w:type="dxa"/>
            <w:tcBorders/>
            <w:shd w:fill="auto" w:val="clear"/>
          </w:tcPr>
          <w:p>
            <w:pPr>
              <w:pStyle w:val="Compact"/>
              <w:spacing w:before="36" w:after="36"/>
              <w:jc w:val="center"/>
              <w:rPr/>
            </w:pPr>
            <w:r>
              <w:rPr/>
              <w:t>TTT</w:t>
            </w:r>
          </w:p>
        </w:tc>
        <w:tc>
          <w:tcPr>
            <w:tcW w:w="1257" w:type="dxa"/>
            <w:tcBorders/>
            <w:shd w:fill="auto" w:val="clear"/>
          </w:tcPr>
          <w:p>
            <w:pPr>
              <w:pStyle w:val="Compact"/>
              <w:spacing w:before="36" w:after="36"/>
              <w:jc w:val="center"/>
              <w:rPr/>
            </w:pPr>
            <w:r>
              <w:rPr/>
              <w:t>Full</w:t>
            </w:r>
          </w:p>
        </w:tc>
        <w:tc>
          <w:tcPr>
            <w:tcW w:w="2631" w:type="dxa"/>
            <w:tcBorders/>
            <w:shd w:fill="auto" w:val="clear"/>
          </w:tcPr>
          <w:p>
            <w:pPr>
              <w:pStyle w:val="Compact"/>
              <w:spacing w:before="36" w:after="36"/>
              <w:jc w:val="center"/>
              <w:rPr/>
            </w:pPr>
            <w:r>
              <w:rPr/>
              <w:t>Plateau</w:t>
            </w:r>
          </w:p>
        </w:tc>
      </w:tr>
      <w:tr>
        <w:trPr/>
        <w:tc>
          <w:tcPr>
            <w:tcW w:w="855" w:type="dxa"/>
            <w:tcBorders/>
            <w:shd w:fill="auto" w:val="clear"/>
          </w:tcPr>
          <w:p>
            <w:pPr>
              <w:pStyle w:val="Compact"/>
              <w:spacing w:before="36" w:after="36"/>
              <w:jc w:val="center"/>
              <w:rPr/>
            </w:pPr>
            <w:r>
              <w:rPr/>
              <w:t>TTT</w:t>
            </w:r>
          </w:p>
        </w:tc>
        <w:tc>
          <w:tcPr>
            <w:tcW w:w="1257" w:type="dxa"/>
            <w:tcBorders/>
            <w:shd w:fill="auto" w:val="clear"/>
          </w:tcPr>
          <w:p>
            <w:pPr>
              <w:pStyle w:val="Compact"/>
              <w:spacing w:before="36" w:after="36"/>
              <w:jc w:val="center"/>
              <w:rPr/>
            </w:pPr>
            <w:r>
              <w:rPr/>
              <w:t>Full</w:t>
            </w:r>
          </w:p>
        </w:tc>
        <w:tc>
          <w:tcPr>
            <w:tcW w:w="2631" w:type="dxa"/>
            <w:tcBorders/>
            <w:shd w:fill="auto" w:val="clear"/>
          </w:tcPr>
          <w:p>
            <w:pPr>
              <w:pStyle w:val="Compact"/>
              <w:spacing w:before="36" w:after="36"/>
              <w:jc w:val="center"/>
              <w:rPr/>
            </w:pPr>
            <w:r>
              <w:rPr/>
              <w:t>Triangle</w:t>
            </w:r>
          </w:p>
        </w:tc>
      </w:tr>
      <w:tr>
        <w:trPr/>
        <w:tc>
          <w:tcPr>
            <w:tcW w:w="855" w:type="dxa"/>
            <w:tcBorders/>
            <w:shd w:fill="auto" w:val="clear"/>
          </w:tcPr>
          <w:p>
            <w:pPr>
              <w:pStyle w:val="Compact"/>
              <w:spacing w:before="36" w:after="36"/>
              <w:jc w:val="center"/>
              <w:rPr/>
            </w:pPr>
            <w:r>
              <w:rPr/>
              <w:t>TTT</w:t>
            </w:r>
          </w:p>
        </w:tc>
        <w:tc>
          <w:tcPr>
            <w:tcW w:w="1257" w:type="dxa"/>
            <w:tcBorders/>
            <w:shd w:fill="auto" w:val="clear"/>
          </w:tcPr>
          <w:p>
            <w:pPr>
              <w:pStyle w:val="Compact"/>
              <w:spacing w:before="36" w:after="36"/>
              <w:jc w:val="center"/>
              <w:rPr/>
            </w:pPr>
            <w:r>
              <w:rPr/>
              <w:t>Full</w:t>
            </w:r>
          </w:p>
        </w:tc>
        <w:tc>
          <w:tcPr>
            <w:tcW w:w="2631" w:type="dxa"/>
            <w:tcBorders/>
            <w:shd w:fill="auto" w:val="clear"/>
          </w:tcPr>
          <w:p>
            <w:pPr>
              <w:pStyle w:val="Compact"/>
              <w:spacing w:before="36" w:after="36"/>
              <w:jc w:val="center"/>
              <w:rPr/>
            </w:pPr>
            <w:r>
              <w:rPr/>
              <w:t>Asymcur</w:t>
            </w:r>
          </w:p>
        </w:tc>
      </w:tr>
      <w:tr>
        <w:trPr/>
        <w:tc>
          <w:tcPr>
            <w:tcW w:w="855" w:type="dxa"/>
            <w:tcBorders/>
            <w:shd w:fill="auto" w:val="clear"/>
          </w:tcPr>
          <w:p>
            <w:pPr>
              <w:pStyle w:val="Compact"/>
              <w:spacing w:before="36" w:after="36"/>
              <w:jc w:val="center"/>
              <w:rPr/>
            </w:pPr>
            <w:r>
              <w:rPr/>
              <w:t>TTT</w:t>
            </w:r>
          </w:p>
        </w:tc>
        <w:tc>
          <w:tcPr>
            <w:tcW w:w="1257" w:type="dxa"/>
            <w:tcBorders/>
            <w:shd w:fill="auto" w:val="clear"/>
          </w:tcPr>
          <w:p>
            <w:pPr>
              <w:pStyle w:val="Compact"/>
              <w:spacing w:before="36" w:after="36"/>
              <w:jc w:val="center"/>
              <w:rPr/>
            </w:pPr>
            <w:r>
              <w:rPr/>
              <w:t>Full</w:t>
            </w:r>
          </w:p>
        </w:tc>
        <w:tc>
          <w:tcPr>
            <w:tcW w:w="2631" w:type="dxa"/>
            <w:tcBorders/>
            <w:shd w:fill="auto" w:val="clear"/>
          </w:tcPr>
          <w:p>
            <w:pPr>
              <w:pStyle w:val="Compact"/>
              <w:spacing w:before="36" w:after="36"/>
              <w:jc w:val="center"/>
              <w:rPr/>
            </w:pPr>
            <w:r>
              <w:rPr/>
              <w:t>LinearDay</w:t>
            </w:r>
          </w:p>
        </w:tc>
      </w:tr>
      <w:tr>
        <w:trPr/>
        <w:tc>
          <w:tcPr>
            <w:tcW w:w="855" w:type="dxa"/>
            <w:tcBorders/>
            <w:shd w:fill="auto" w:val="clear"/>
          </w:tcPr>
          <w:p>
            <w:pPr>
              <w:pStyle w:val="Compact"/>
              <w:spacing w:before="36" w:after="36"/>
              <w:jc w:val="center"/>
              <w:rPr/>
            </w:pPr>
            <w:r>
              <w:rPr/>
              <w:t>TTT</w:t>
            </w:r>
          </w:p>
        </w:tc>
        <w:tc>
          <w:tcPr>
            <w:tcW w:w="1257" w:type="dxa"/>
            <w:tcBorders/>
            <w:shd w:fill="auto" w:val="clear"/>
          </w:tcPr>
          <w:p>
            <w:pPr>
              <w:pStyle w:val="Compact"/>
              <w:spacing w:before="36" w:after="36"/>
              <w:jc w:val="center"/>
              <w:rPr/>
            </w:pPr>
            <w:r>
              <w:rPr/>
              <w:t>Full</w:t>
            </w:r>
          </w:p>
        </w:tc>
        <w:tc>
          <w:tcPr>
            <w:tcW w:w="2631" w:type="dxa"/>
            <w:tcBorders/>
            <w:shd w:fill="auto" w:val="clear"/>
          </w:tcPr>
          <w:p>
            <w:pPr>
              <w:pStyle w:val="Compact"/>
              <w:spacing w:before="36" w:after="36"/>
              <w:jc w:val="center"/>
              <w:rPr/>
            </w:pPr>
            <w:r>
              <w:rPr/>
              <w:t>MinMax</w:t>
            </w:r>
          </w:p>
        </w:tc>
      </w:tr>
      <w:tr>
        <w:trPr/>
        <w:tc>
          <w:tcPr>
            <w:tcW w:w="855" w:type="dxa"/>
            <w:tcBorders/>
            <w:shd w:fill="auto" w:val="clear"/>
          </w:tcPr>
          <w:p>
            <w:pPr>
              <w:pStyle w:val="Compact"/>
              <w:spacing w:before="36" w:after="36"/>
              <w:jc w:val="center"/>
              <w:rPr/>
            </w:pPr>
            <w:r>
              <w:rPr/>
              <w:t>TTT</w:t>
            </w:r>
          </w:p>
        </w:tc>
        <w:tc>
          <w:tcPr>
            <w:tcW w:w="1257" w:type="dxa"/>
            <w:tcBorders/>
            <w:shd w:fill="auto" w:val="clear"/>
          </w:tcPr>
          <w:p>
            <w:pPr>
              <w:pStyle w:val="Compact"/>
              <w:spacing w:before="36" w:after="36"/>
              <w:jc w:val="center"/>
              <w:rPr/>
            </w:pPr>
            <w:r>
              <w:rPr/>
              <w:t>Simplified</w:t>
            </w:r>
          </w:p>
        </w:tc>
        <w:tc>
          <w:tcPr>
            <w:tcW w:w="2631" w:type="dxa"/>
            <w:tcBorders/>
            <w:shd w:fill="auto" w:val="clear"/>
          </w:tcPr>
          <w:p>
            <w:pPr>
              <w:pStyle w:val="Compact"/>
              <w:spacing w:before="36" w:after="36"/>
              <w:jc w:val="center"/>
              <w:rPr/>
            </w:pPr>
            <w:r>
              <w:rPr/>
              <w:t>LinearHour</w:t>
            </w:r>
          </w:p>
        </w:tc>
      </w:tr>
      <w:tr>
        <w:trPr/>
        <w:tc>
          <w:tcPr>
            <w:tcW w:w="855" w:type="dxa"/>
            <w:tcBorders/>
            <w:shd w:fill="auto" w:val="clear"/>
          </w:tcPr>
          <w:p>
            <w:pPr>
              <w:pStyle w:val="Compact"/>
              <w:spacing w:before="36" w:after="36"/>
              <w:jc w:val="center"/>
              <w:rPr/>
            </w:pPr>
            <w:r>
              <w:rPr/>
              <w:t>TTT</w:t>
            </w:r>
          </w:p>
        </w:tc>
        <w:tc>
          <w:tcPr>
            <w:tcW w:w="1257" w:type="dxa"/>
            <w:tcBorders/>
            <w:shd w:fill="auto" w:val="clear"/>
          </w:tcPr>
          <w:p>
            <w:pPr>
              <w:pStyle w:val="Compact"/>
              <w:spacing w:before="36" w:after="36"/>
              <w:jc w:val="center"/>
              <w:rPr/>
            </w:pPr>
            <w:r>
              <w:rPr/>
              <w:t>Simplified</w:t>
            </w:r>
          </w:p>
        </w:tc>
        <w:tc>
          <w:tcPr>
            <w:tcW w:w="2631" w:type="dxa"/>
            <w:tcBorders/>
            <w:shd w:fill="auto" w:val="clear"/>
          </w:tcPr>
          <w:p>
            <w:pPr>
              <w:pStyle w:val="Compact"/>
              <w:spacing w:before="36" w:after="36"/>
              <w:jc w:val="center"/>
              <w:rPr/>
            </w:pPr>
            <w:r>
              <w:rPr/>
              <w:t>Plateau</w:t>
            </w:r>
          </w:p>
        </w:tc>
      </w:tr>
      <w:tr>
        <w:trPr/>
        <w:tc>
          <w:tcPr>
            <w:tcW w:w="855" w:type="dxa"/>
            <w:tcBorders/>
            <w:shd w:fill="auto" w:val="clear"/>
          </w:tcPr>
          <w:p>
            <w:pPr>
              <w:pStyle w:val="Compact"/>
              <w:spacing w:before="36" w:after="36"/>
              <w:jc w:val="center"/>
              <w:rPr/>
            </w:pPr>
            <w:r>
              <w:rPr/>
              <w:t>TTT</w:t>
            </w:r>
          </w:p>
        </w:tc>
        <w:tc>
          <w:tcPr>
            <w:tcW w:w="1257" w:type="dxa"/>
            <w:tcBorders/>
            <w:shd w:fill="auto" w:val="clear"/>
          </w:tcPr>
          <w:p>
            <w:pPr>
              <w:pStyle w:val="Compact"/>
              <w:spacing w:before="36" w:after="36"/>
              <w:jc w:val="center"/>
              <w:rPr/>
            </w:pPr>
            <w:r>
              <w:rPr/>
              <w:t>Simplified</w:t>
            </w:r>
          </w:p>
        </w:tc>
        <w:tc>
          <w:tcPr>
            <w:tcW w:w="2631" w:type="dxa"/>
            <w:tcBorders/>
            <w:shd w:fill="auto" w:val="clear"/>
          </w:tcPr>
          <w:p>
            <w:pPr>
              <w:pStyle w:val="Compact"/>
              <w:spacing w:before="36" w:after="36"/>
              <w:jc w:val="center"/>
              <w:rPr/>
            </w:pPr>
            <w:r>
              <w:rPr/>
              <w:t>Triangle</w:t>
            </w:r>
          </w:p>
        </w:tc>
      </w:tr>
      <w:tr>
        <w:trPr/>
        <w:tc>
          <w:tcPr>
            <w:tcW w:w="855" w:type="dxa"/>
            <w:tcBorders/>
            <w:shd w:fill="auto" w:val="clear"/>
          </w:tcPr>
          <w:p>
            <w:pPr>
              <w:pStyle w:val="Compact"/>
              <w:spacing w:before="36" w:after="36"/>
              <w:jc w:val="center"/>
              <w:rPr/>
            </w:pPr>
            <w:r>
              <w:rPr/>
              <w:t>TTT</w:t>
            </w:r>
          </w:p>
        </w:tc>
        <w:tc>
          <w:tcPr>
            <w:tcW w:w="1257" w:type="dxa"/>
            <w:tcBorders/>
            <w:shd w:fill="auto" w:val="clear"/>
          </w:tcPr>
          <w:p>
            <w:pPr>
              <w:pStyle w:val="Compact"/>
              <w:spacing w:before="36" w:after="36"/>
              <w:jc w:val="center"/>
              <w:rPr/>
            </w:pPr>
            <w:r>
              <w:rPr/>
              <w:t>Simplified</w:t>
            </w:r>
          </w:p>
        </w:tc>
        <w:tc>
          <w:tcPr>
            <w:tcW w:w="2631" w:type="dxa"/>
            <w:tcBorders/>
            <w:shd w:fill="auto" w:val="clear"/>
          </w:tcPr>
          <w:p>
            <w:pPr>
              <w:pStyle w:val="Compact"/>
              <w:spacing w:before="36" w:after="36"/>
              <w:jc w:val="center"/>
              <w:rPr/>
            </w:pPr>
            <w:r>
              <w:rPr/>
              <w:t>Asymcur</w:t>
            </w:r>
          </w:p>
        </w:tc>
      </w:tr>
      <w:tr>
        <w:trPr/>
        <w:tc>
          <w:tcPr>
            <w:tcW w:w="855" w:type="dxa"/>
            <w:tcBorders/>
            <w:shd w:fill="auto" w:val="clear"/>
          </w:tcPr>
          <w:p>
            <w:pPr>
              <w:pStyle w:val="Compact"/>
              <w:spacing w:before="36" w:after="36"/>
              <w:jc w:val="center"/>
              <w:rPr/>
            </w:pPr>
            <w:r>
              <w:rPr/>
              <w:t>TTT</w:t>
            </w:r>
          </w:p>
        </w:tc>
        <w:tc>
          <w:tcPr>
            <w:tcW w:w="1257" w:type="dxa"/>
            <w:tcBorders/>
            <w:shd w:fill="auto" w:val="clear"/>
          </w:tcPr>
          <w:p>
            <w:pPr>
              <w:pStyle w:val="Compact"/>
              <w:spacing w:before="36" w:after="36"/>
              <w:jc w:val="center"/>
              <w:rPr/>
            </w:pPr>
            <w:r>
              <w:rPr/>
              <w:t>Simplified</w:t>
            </w:r>
          </w:p>
        </w:tc>
        <w:tc>
          <w:tcPr>
            <w:tcW w:w="2631" w:type="dxa"/>
            <w:tcBorders/>
            <w:shd w:fill="auto" w:val="clear"/>
          </w:tcPr>
          <w:p>
            <w:pPr>
              <w:pStyle w:val="Compact"/>
              <w:spacing w:before="36" w:after="36"/>
              <w:jc w:val="center"/>
              <w:rPr/>
            </w:pPr>
            <w:r>
              <w:rPr/>
              <w:t>LinearDay</w:t>
            </w:r>
          </w:p>
        </w:tc>
      </w:tr>
      <w:tr>
        <w:trPr/>
        <w:tc>
          <w:tcPr>
            <w:tcW w:w="855" w:type="dxa"/>
            <w:tcBorders/>
            <w:shd w:fill="auto" w:val="clear"/>
          </w:tcPr>
          <w:p>
            <w:pPr>
              <w:pStyle w:val="Compact"/>
              <w:spacing w:before="36" w:after="36"/>
              <w:jc w:val="center"/>
              <w:rPr/>
            </w:pPr>
            <w:r>
              <w:rPr/>
              <w:t>TTT</w:t>
            </w:r>
          </w:p>
        </w:tc>
        <w:tc>
          <w:tcPr>
            <w:tcW w:w="1257" w:type="dxa"/>
            <w:tcBorders/>
            <w:shd w:fill="auto" w:val="clear"/>
          </w:tcPr>
          <w:p>
            <w:pPr>
              <w:pStyle w:val="Compact"/>
              <w:spacing w:before="36" w:after="36"/>
              <w:jc w:val="center"/>
              <w:rPr/>
            </w:pPr>
            <w:r>
              <w:rPr/>
              <w:t>Simplified</w:t>
            </w:r>
          </w:p>
        </w:tc>
        <w:tc>
          <w:tcPr>
            <w:tcW w:w="2631" w:type="dxa"/>
            <w:tcBorders/>
            <w:shd w:fill="auto" w:val="clear"/>
          </w:tcPr>
          <w:p>
            <w:pPr>
              <w:pStyle w:val="Compact"/>
              <w:spacing w:before="36" w:after="36"/>
              <w:jc w:val="center"/>
              <w:rPr/>
            </w:pPr>
            <w:r>
              <w:rPr/>
              <w:t>MinMax</w:t>
            </w:r>
          </w:p>
        </w:tc>
      </w:tr>
      <w:tr>
        <w:trPr/>
        <w:tc>
          <w:tcPr>
            <w:tcW w:w="855" w:type="dxa"/>
            <w:tcBorders/>
            <w:shd w:fill="auto" w:val="clear"/>
          </w:tcPr>
          <w:p>
            <w:pPr>
              <w:pStyle w:val="Compact"/>
              <w:spacing w:before="36" w:after="36"/>
              <w:jc w:val="center"/>
              <w:rPr/>
            </w:pPr>
            <w:r>
              <w:rPr/>
              <w:t>DT</w:t>
            </w:r>
          </w:p>
        </w:tc>
        <w:tc>
          <w:tcPr>
            <w:tcW w:w="1257" w:type="dxa"/>
            <w:tcBorders/>
            <w:shd w:fill="auto" w:val="clear"/>
          </w:tcPr>
          <w:p>
            <w:pPr>
              <w:pStyle w:val="Compact"/>
              <w:spacing w:before="36" w:after="36"/>
              <w:jc w:val="center"/>
              <w:rPr/>
            </w:pPr>
            <w:r>
              <w:rPr/>
              <w:t>Full</w:t>
            </w:r>
          </w:p>
        </w:tc>
        <w:tc>
          <w:tcPr>
            <w:tcW w:w="2631" w:type="dxa"/>
            <w:tcBorders/>
            <w:shd w:fill="auto" w:val="clear"/>
          </w:tcPr>
          <w:p>
            <w:pPr>
              <w:pStyle w:val="Compact"/>
              <w:spacing w:before="36" w:after="36"/>
              <w:jc w:val="center"/>
              <w:rPr/>
            </w:pPr>
            <w:r>
              <w:rPr/>
              <w:t>LinearHour</w:t>
            </w:r>
          </w:p>
        </w:tc>
      </w:tr>
      <w:tr>
        <w:trPr/>
        <w:tc>
          <w:tcPr>
            <w:tcW w:w="855" w:type="dxa"/>
            <w:tcBorders/>
            <w:shd w:fill="auto" w:val="clear"/>
          </w:tcPr>
          <w:p>
            <w:pPr>
              <w:pStyle w:val="Compact"/>
              <w:spacing w:before="36" w:after="36"/>
              <w:jc w:val="center"/>
              <w:rPr/>
            </w:pPr>
            <w:r>
              <w:rPr/>
              <w:t>DT</w:t>
            </w:r>
          </w:p>
        </w:tc>
        <w:tc>
          <w:tcPr>
            <w:tcW w:w="1257" w:type="dxa"/>
            <w:tcBorders/>
            <w:shd w:fill="auto" w:val="clear"/>
          </w:tcPr>
          <w:p>
            <w:pPr>
              <w:pStyle w:val="Compact"/>
              <w:spacing w:before="36" w:after="36"/>
              <w:jc w:val="center"/>
              <w:rPr/>
            </w:pPr>
            <w:r>
              <w:rPr/>
              <w:t>Full</w:t>
            </w:r>
          </w:p>
        </w:tc>
        <w:tc>
          <w:tcPr>
            <w:tcW w:w="2631" w:type="dxa"/>
            <w:tcBorders/>
            <w:shd w:fill="auto" w:val="clear"/>
          </w:tcPr>
          <w:p>
            <w:pPr>
              <w:pStyle w:val="Compact"/>
              <w:spacing w:before="36" w:after="36"/>
              <w:jc w:val="center"/>
              <w:rPr/>
            </w:pPr>
            <w:r>
              <w:rPr/>
              <w:t>Plateau</w:t>
            </w:r>
          </w:p>
        </w:tc>
      </w:tr>
      <w:tr>
        <w:trPr/>
        <w:tc>
          <w:tcPr>
            <w:tcW w:w="855" w:type="dxa"/>
            <w:tcBorders/>
            <w:shd w:fill="auto" w:val="clear"/>
          </w:tcPr>
          <w:p>
            <w:pPr>
              <w:pStyle w:val="Compact"/>
              <w:spacing w:before="36" w:after="36"/>
              <w:jc w:val="center"/>
              <w:rPr/>
            </w:pPr>
            <w:r>
              <w:rPr/>
              <w:t>DT</w:t>
            </w:r>
          </w:p>
        </w:tc>
        <w:tc>
          <w:tcPr>
            <w:tcW w:w="1257" w:type="dxa"/>
            <w:tcBorders/>
            <w:shd w:fill="auto" w:val="clear"/>
          </w:tcPr>
          <w:p>
            <w:pPr>
              <w:pStyle w:val="Compact"/>
              <w:spacing w:before="36" w:after="36"/>
              <w:jc w:val="center"/>
              <w:rPr/>
            </w:pPr>
            <w:r>
              <w:rPr/>
              <w:t>Full</w:t>
            </w:r>
          </w:p>
        </w:tc>
        <w:tc>
          <w:tcPr>
            <w:tcW w:w="2631" w:type="dxa"/>
            <w:tcBorders/>
            <w:shd w:fill="auto" w:val="clear"/>
          </w:tcPr>
          <w:p>
            <w:pPr>
              <w:pStyle w:val="Compact"/>
              <w:spacing w:before="36" w:after="36"/>
              <w:jc w:val="center"/>
              <w:rPr/>
            </w:pPr>
            <w:r>
              <w:rPr/>
              <w:t>Triangle</w:t>
            </w:r>
          </w:p>
        </w:tc>
      </w:tr>
      <w:tr>
        <w:trPr/>
        <w:tc>
          <w:tcPr>
            <w:tcW w:w="855" w:type="dxa"/>
            <w:tcBorders/>
            <w:shd w:fill="auto" w:val="clear"/>
          </w:tcPr>
          <w:p>
            <w:pPr>
              <w:pStyle w:val="Compact"/>
              <w:spacing w:before="36" w:after="36"/>
              <w:jc w:val="center"/>
              <w:rPr/>
            </w:pPr>
            <w:r>
              <w:rPr/>
              <w:t>DT</w:t>
            </w:r>
          </w:p>
        </w:tc>
        <w:tc>
          <w:tcPr>
            <w:tcW w:w="1257" w:type="dxa"/>
            <w:tcBorders/>
            <w:shd w:fill="auto" w:val="clear"/>
          </w:tcPr>
          <w:p>
            <w:pPr>
              <w:pStyle w:val="Compact"/>
              <w:spacing w:before="36" w:after="36"/>
              <w:jc w:val="center"/>
              <w:rPr/>
            </w:pPr>
            <w:r>
              <w:rPr/>
              <w:t>Full</w:t>
            </w:r>
          </w:p>
        </w:tc>
        <w:tc>
          <w:tcPr>
            <w:tcW w:w="2631" w:type="dxa"/>
            <w:tcBorders/>
            <w:shd w:fill="auto" w:val="clear"/>
          </w:tcPr>
          <w:p>
            <w:pPr>
              <w:pStyle w:val="Compact"/>
              <w:spacing w:before="36" w:after="36"/>
              <w:jc w:val="center"/>
              <w:rPr/>
            </w:pPr>
            <w:r>
              <w:rPr/>
              <w:t>Asymcur</w:t>
            </w:r>
          </w:p>
        </w:tc>
      </w:tr>
      <w:tr>
        <w:trPr/>
        <w:tc>
          <w:tcPr>
            <w:tcW w:w="855" w:type="dxa"/>
            <w:tcBorders/>
            <w:shd w:fill="auto" w:val="clear"/>
          </w:tcPr>
          <w:p>
            <w:pPr>
              <w:pStyle w:val="Compact"/>
              <w:spacing w:before="36" w:after="36"/>
              <w:jc w:val="center"/>
              <w:rPr/>
            </w:pPr>
            <w:r>
              <w:rPr/>
              <w:t>DT</w:t>
            </w:r>
          </w:p>
        </w:tc>
        <w:tc>
          <w:tcPr>
            <w:tcW w:w="1257" w:type="dxa"/>
            <w:tcBorders/>
            <w:shd w:fill="auto" w:val="clear"/>
          </w:tcPr>
          <w:p>
            <w:pPr>
              <w:pStyle w:val="Compact"/>
              <w:spacing w:before="36" w:after="36"/>
              <w:jc w:val="center"/>
              <w:rPr/>
            </w:pPr>
            <w:r>
              <w:rPr/>
              <w:t>Full</w:t>
            </w:r>
          </w:p>
        </w:tc>
        <w:tc>
          <w:tcPr>
            <w:tcW w:w="2631" w:type="dxa"/>
            <w:tcBorders/>
            <w:shd w:fill="auto" w:val="clear"/>
          </w:tcPr>
          <w:p>
            <w:pPr>
              <w:pStyle w:val="Compact"/>
              <w:spacing w:before="36" w:after="36"/>
              <w:jc w:val="center"/>
              <w:rPr/>
            </w:pPr>
            <w:r>
              <w:rPr/>
              <w:t>LinearDay</w:t>
            </w:r>
          </w:p>
        </w:tc>
      </w:tr>
      <w:tr>
        <w:trPr/>
        <w:tc>
          <w:tcPr>
            <w:tcW w:w="855" w:type="dxa"/>
            <w:tcBorders/>
            <w:shd w:fill="auto" w:val="clear"/>
          </w:tcPr>
          <w:p>
            <w:pPr>
              <w:pStyle w:val="Compact"/>
              <w:spacing w:before="36" w:after="36"/>
              <w:jc w:val="center"/>
              <w:rPr/>
            </w:pPr>
            <w:r>
              <w:rPr/>
              <w:t>DT</w:t>
            </w:r>
          </w:p>
        </w:tc>
        <w:tc>
          <w:tcPr>
            <w:tcW w:w="1257" w:type="dxa"/>
            <w:tcBorders/>
            <w:shd w:fill="auto" w:val="clear"/>
          </w:tcPr>
          <w:p>
            <w:pPr>
              <w:pStyle w:val="Compact"/>
              <w:spacing w:before="36" w:after="36"/>
              <w:jc w:val="center"/>
              <w:rPr/>
            </w:pPr>
            <w:r>
              <w:rPr/>
              <w:t>Full</w:t>
            </w:r>
          </w:p>
        </w:tc>
        <w:tc>
          <w:tcPr>
            <w:tcW w:w="2631" w:type="dxa"/>
            <w:tcBorders/>
            <w:shd w:fill="auto" w:val="clear"/>
          </w:tcPr>
          <w:p>
            <w:pPr>
              <w:pStyle w:val="Compact"/>
              <w:spacing w:before="36" w:after="36"/>
              <w:jc w:val="center"/>
              <w:rPr/>
            </w:pPr>
            <w:r>
              <w:rPr/>
              <w:t>MinMax</w:t>
            </w:r>
          </w:p>
        </w:tc>
      </w:tr>
      <w:tr>
        <w:trPr/>
        <w:tc>
          <w:tcPr>
            <w:tcW w:w="855" w:type="dxa"/>
            <w:tcBorders/>
            <w:shd w:fill="auto" w:val="clear"/>
          </w:tcPr>
          <w:p>
            <w:pPr>
              <w:pStyle w:val="Compact"/>
              <w:spacing w:before="36" w:after="36"/>
              <w:jc w:val="center"/>
              <w:rPr/>
            </w:pPr>
            <w:r>
              <w:rPr/>
              <w:t>DT</w:t>
            </w:r>
          </w:p>
        </w:tc>
        <w:tc>
          <w:tcPr>
            <w:tcW w:w="1257" w:type="dxa"/>
            <w:tcBorders/>
            <w:shd w:fill="auto" w:val="clear"/>
          </w:tcPr>
          <w:p>
            <w:pPr>
              <w:pStyle w:val="Compact"/>
              <w:spacing w:before="36" w:after="36"/>
              <w:jc w:val="center"/>
              <w:rPr/>
            </w:pPr>
            <w:r>
              <w:rPr/>
              <w:t>Simplified</w:t>
            </w:r>
          </w:p>
        </w:tc>
        <w:tc>
          <w:tcPr>
            <w:tcW w:w="2631" w:type="dxa"/>
            <w:tcBorders/>
            <w:shd w:fill="auto" w:val="clear"/>
          </w:tcPr>
          <w:p>
            <w:pPr>
              <w:pStyle w:val="Compact"/>
              <w:spacing w:before="36" w:after="36"/>
              <w:jc w:val="center"/>
              <w:rPr/>
            </w:pPr>
            <w:r>
              <w:rPr/>
              <w:t>NA</w:t>
            </w:r>
          </w:p>
        </w:tc>
      </w:tr>
    </w:tbl>
    <w:p>
      <w:pPr>
        <w:pStyle w:val="TextBody"/>
        <w:rPr/>
      </w:pPr>
      <w:r>
        <w:rPr/>
        <w:t>Parameter optimizations of both cardinal temperatures and threshold values were conducted using the using the DEoptim implementation (Ardia et al. 2015) of a Differential Evolution optimization method detailed in (Price, Storn, and Lampinen 2006). The value minimized was the root mean squared error (RMSE) of the ordinary linear model relating thermal time or days accumulated to season length.</w:t>
      </w:r>
    </w:p>
    <w:p>
      <w:pPr>
        <w:pStyle w:val="TextBody"/>
        <w:rPr/>
      </w:pPr>
      <w:r>
        <w:rPr/>
        <w:t>We chose to use the RMSE as our measure of error for several reasons. First, unlike the Mean Squared Error (MSE), the units of the RMSE are the same as the units of the dependent variable, which is useful for interpretation. Additionally the RMSE weights large errors greater than smaller ones. This is important because, when predicting harvest dates, models become useless if they can produce very large errors. Finally, the RMSE is continuous, which is important for optimizing parameter values.</w:t>
      </w:r>
    </w:p>
    <w:p>
      <w:pPr>
        <w:pStyle w:val="TextBody"/>
        <w:rPr/>
      </w:pPr>
      <w:r>
        <w:rPr/>
        <w:t>This optimization was conducted for each model, thermal time function, and cultivar combination. Five-fold cross-validation was used to estimate the accuracy of phenology models for out of sample data. Errors from these optimized models were compared based on the type of model and the function used to estimate thermal time. The model with the lowest cross-validated RMSE for each cultivar was selected and used to create a model to predict walnut season length in the Davis area.</w:t>
      </w:r>
    </w:p>
    <w:p>
      <w:pPr>
        <w:pStyle w:val="TextBody"/>
        <w:rPr/>
      </w:pPr>
      <w:r>
        <w:rPr/>
        <w:t>In order to understand these models more fully, we created optimization landscapes of the model parameters. First, we selected a range of thermal time and day thresholds ranging from one to the maximum possible number allowed by the model. We then optimized cardinal temperatures for each of these thresholds and compared the accompanying RMSE values. This was done for all possible combinations of model, thermal time function, and cultivar.</w:t>
      </w:r>
    </w:p>
    <w:p>
      <w:pPr>
        <w:pStyle w:val="TextBody"/>
        <w:rPr/>
      </w:pPr>
      <w:r>
        <w:rPr/>
        <w:t>Next, both the DT and TTT models were evaluated using the LinearDay thermal time function, and error values recorded for every possible value of threshold and base temperature. This was repeated with the Flat and Triangle thermal time functions as well. All of these used the full model type when evaluating the linear regression. We also calculated the variance in the predicted season lengths for all possible day and time threshold values to further explore why the optimal threshold parameter values took on the values they did.</w:t>
      </w:r>
    </w:p>
    <w:p>
      <w:pPr>
        <w:pStyle w:val="Heading1"/>
        <w:rPr/>
      </w:pPr>
      <w:bookmarkStart w:id="8" w:name="results"/>
      <w:bookmarkEnd w:id="8"/>
      <w:r>
        <w:rPr/>
        <w:t>Results</w:t>
      </w:r>
    </w:p>
    <w:p>
      <w:pPr>
        <w:pStyle w:val="FirstParagraph"/>
        <w:rPr/>
      </w:pPr>
      <w:r>
        <w:rPr/>
        <w:t>Walnut trees in Davis rarely</w:t>
      </w:r>
      <w:r>
        <w:rPr/>
        <w:commentReference w:id="6"/>
      </w:r>
      <w:r>
        <w:rPr/>
        <w:t xml:space="preserve"> experience temperatures below 0 °C during periods of fruit set and maturation. However temperatures in excess of 40 °C are not uncommon (Figure 2). Additionally, while maximum temperature vary widely between months (20°C in February and 40°C in July), the minimum temperatures stay fairly stable </w:t>
      </w:r>
      <w:r>
        <w:rPr/>
        <w:t xml:space="preserve">(5.5 in March and </w:t>
      </w:r>
      <w:r>
        <w:rPr/>
        <w:t xml:space="preserve"> and xxx in that month). This means that the trees are exposed to a much greater range of temperatures in the summer than they do in the spring or fall.</w:t>
      </w:r>
    </w:p>
    <w:p>
      <w:pPr>
        <w:pStyle w:val="TextBody"/>
        <w:rPr/>
      </w:pPr>
      <w:r>
        <w:rPr/>
        <w:t>Average leaf-out dates ranged from March 18 to April 16, and harvest ready was  between xxx and xxx. Mean season lengths ran from 173 days to 185 days (Table 1).</w:t>
      </w:r>
    </w:p>
    <w:p>
      <w:pPr>
        <w:pStyle w:val="FigurewithCaption"/>
        <w:rPr/>
      </w:pPr>
      <w:r>
        <w:rPr/>
        <w:drawing>
          <wp:inline distT="0" distB="0" distL="0" distR="0">
            <wp:extent cx="5334000" cy="4267200"/>
            <wp:effectExtent l="0" t="0" r="0" b="0"/>
            <wp:docPr id="2" name="Image1" descr="Average minimum and maximum monthly temperatures in Davis during the months relevant to walnut maturation, and the years included in the UC Davis Walnut Breeding Program dataset. The monthly averages were calculated using the temperature time series developed for this 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Average minimum and maximum monthly temperatures in Davis during the months relevant to walnut maturation, and the years included in the UC Davis Walnut Breeding Program dataset. The monthly averages were calculated using the temperature time series developed for this paper."/>
                    <pic:cNvPicPr>
                      <a:picLocks noChangeAspect="1" noChangeArrowheads="1"/>
                    </pic:cNvPicPr>
                  </pic:nvPicPr>
                  <pic:blipFill>
                    <a:blip r:embed="rId3"/>
                    <a:stretch>
                      <a:fillRect/>
                    </a:stretch>
                  </pic:blipFill>
                  <pic:spPr bwMode="auto">
                    <a:xfrm>
                      <a:off x="0" y="0"/>
                      <a:ext cx="5334000" cy="4267200"/>
                    </a:xfrm>
                    <a:prstGeom prst="rect">
                      <a:avLst/>
                    </a:prstGeom>
                  </pic:spPr>
                </pic:pic>
              </a:graphicData>
            </a:graphic>
          </wp:inline>
        </w:drawing>
      </w:r>
    </w:p>
    <w:p>
      <w:pPr>
        <w:pStyle w:val="ImageCaption"/>
        <w:rPr/>
      </w:pPr>
      <w:r>
        <w:rPr/>
        <w:t>Average minimum and maximum monthly temperatures in Davis during the months relevant to walnut maturation, and the years included in the UC Davis Walnut Breeding Program dataset. The monthly averages were calculated using the temperature time series developed for this paper.</w:t>
      </w:r>
    </w:p>
    <w:p>
      <w:pPr>
        <w:pStyle w:val="Heading2"/>
        <w:rPr/>
      </w:pPr>
      <w:bookmarkStart w:id="9" w:name="model-comparison"/>
      <w:bookmarkEnd w:id="9"/>
      <w:r>
        <w:rPr/>
        <w:t>Model Comparison</w:t>
      </w:r>
    </w:p>
    <w:p>
      <w:pPr>
        <w:pStyle w:val="FirstParagraph"/>
        <w:rPr/>
      </w:pPr>
      <w:r>
        <w:rPr/>
        <w:t>The full models were more accurate than simplified models (RMSE 1.45 days fewer), regardless of model type (Figure 3, Table 3). Specifically, they better captured the variance in the season lengths from the original data than the simplified models did (Figure 4). For both the DT and TTT models, variance in predicted season length was much lower than variance in actual season length. Additionally, that variance decreased the later in the season the predictions were made. Because simplified models predict season length at the end of the season, the predicted season variance was generally at its lowest. This meant the discrepancy between the variance in predicted and observed season length was at its greatest.</w:t>
      </w:r>
    </w:p>
    <w:p>
      <w:pPr>
        <w:pStyle w:val="FigurewithCaption"/>
        <w:rPr/>
      </w:pPr>
      <w:r>
        <w:rPr/>
        <w:drawing>
          <wp:inline distT="0" distB="0" distL="0" distR="0">
            <wp:extent cx="5334000" cy="3879215"/>
            <wp:effectExtent l="0" t="0" r="0" b="0"/>
            <wp:docPr id="3" name="Image2" descr="A comparison of model accuracy of by type. RMSE distributions reflect differences in error values between cultiv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A comparison of model accuracy of by type. RMSE distributions reflect differences in error values between cultivars."/>
                    <pic:cNvPicPr>
                      <a:picLocks noChangeAspect="1" noChangeArrowheads="1"/>
                    </pic:cNvPicPr>
                  </pic:nvPicPr>
                  <pic:blipFill>
                    <a:blip r:embed="rId4"/>
                    <a:stretch>
                      <a:fillRect/>
                    </a:stretch>
                  </pic:blipFill>
                  <pic:spPr bwMode="auto">
                    <a:xfrm>
                      <a:off x="0" y="0"/>
                      <a:ext cx="5334000" cy="3879215"/>
                    </a:xfrm>
                    <a:prstGeom prst="rect">
                      <a:avLst/>
                    </a:prstGeom>
                  </pic:spPr>
                </pic:pic>
              </a:graphicData>
            </a:graphic>
          </wp:inline>
        </w:drawing>
      </w:r>
    </w:p>
    <w:p>
      <w:pPr>
        <w:pStyle w:val="ImageCaption"/>
        <w:rPr/>
      </w:pPr>
      <w:r>
        <w:rPr/>
        <w:t>A comparison of model accuracy of by type. RMSE distributions reflect differences in error values between cultivars.</w:t>
      </w:r>
    </w:p>
    <w:p>
      <w:pPr>
        <w:pStyle w:val="FigurewithCaption"/>
        <w:rPr/>
      </w:pPr>
      <w:r>
        <w:rPr/>
        <w:drawing>
          <wp:inline distT="0" distB="0" distL="0" distR="0">
            <wp:extent cx="5334000" cy="3200400"/>
            <wp:effectExtent l="0" t="0" r="0" b="0"/>
            <wp:docPr id="4" name="Image3" descr="Variances in predicted season length values with both day and thermal threshold models using linear thermal time accumulation for Payne walnuts. The vertical lines mark optimal day threshold value of 63 days or 35% through the season, and the optimal thermal time threshold value of 9335 degree hours or 11% through the season. The horizontal line marks the variance (77.2) in the season lengths of the original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Variances in predicted season length values with both day and thermal threshold models using linear thermal time accumulation for Payne walnuts. The vertical lines mark optimal day threshold value of 63 days or 35% through the season, and the optimal thermal time threshold value of 9335 degree hours or 11% through the season. The horizontal line marks the variance (77.2) in the season lengths of the original data."/>
                    <pic:cNvPicPr>
                      <a:picLocks noChangeAspect="1" noChangeArrowheads="1"/>
                    </pic:cNvPicPr>
                  </pic:nvPicPr>
                  <pic:blipFill>
                    <a:blip r:embed="rId5"/>
                    <a:stretch>
                      <a:fillRect/>
                    </a:stretch>
                  </pic:blipFill>
                  <pic:spPr bwMode="auto">
                    <a:xfrm>
                      <a:off x="0" y="0"/>
                      <a:ext cx="5334000" cy="3200400"/>
                    </a:xfrm>
                    <a:prstGeom prst="rect">
                      <a:avLst/>
                    </a:prstGeom>
                  </pic:spPr>
                </pic:pic>
              </a:graphicData>
            </a:graphic>
          </wp:inline>
        </w:drawing>
      </w:r>
    </w:p>
    <w:p>
      <w:pPr>
        <w:pStyle w:val="ImageCaption"/>
        <w:rPr/>
      </w:pPr>
      <w:r>
        <w:rPr/>
        <w:t>Variances in predicted season length values with both day and thermal threshold models using linear thermal time accumulation for Payne walnuts. The vertical lines mark optimal day threshold value of 63 days or 35% through the season, and the optimal thermal time threshold value of 9335 degree hours or 11% through the season. The horizontal line marks the variance (77.2) in the season lengths of the original data.</w:t>
      </w:r>
    </w:p>
    <w:p>
      <w:pPr>
        <w:pStyle w:val="TextBody"/>
        <w:rPr/>
      </w:pPr>
      <w:r>
        <w:rPr/>
        <w:t>Many Full TTT and DT models had RMSE values below 6, though that performance was cultivar dependent (Figure 5). The TTT model paired with the LinearHour thermal time function had a very compact distribution of RMSE values, and the LinearDay and Asymcur functions also had error distributions with low variance. However, the LinearHour function only had an average performance when predicting season length for 'Chandler', the most commonly planted walnut cultivar. Chandler was the only cultivar best predicted by a simplified model. However, the difference between that and the full model was minimal, only 0.06 days (Figure 5, Table 3, S1).</w:t>
      </w:r>
    </w:p>
    <w:p>
      <w:pPr>
        <w:pStyle w:val="FigurewithCaption"/>
        <w:rPr/>
      </w:pPr>
      <w:r>
        <w:rPr/>
        <w:drawing>
          <wp:inline distT="0" distB="0" distL="0" distR="0">
            <wp:extent cx="5334000" cy="4267200"/>
            <wp:effectExtent l="0" t="0" r="0" b="0"/>
            <wp:docPr id="5" name="Image4" descr="A comparison of RMSE values for full models by thermal time function and cultiv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A comparison of RMSE values for full models by thermal time function and cultivar."/>
                    <pic:cNvPicPr>
                      <a:picLocks noChangeAspect="1" noChangeArrowheads="1"/>
                    </pic:cNvPicPr>
                  </pic:nvPicPr>
                  <pic:blipFill>
                    <a:blip r:embed="rId6"/>
                    <a:stretch>
                      <a:fillRect/>
                    </a:stretch>
                  </pic:blipFill>
                  <pic:spPr bwMode="auto">
                    <a:xfrm>
                      <a:off x="0" y="0"/>
                      <a:ext cx="5334000" cy="4267200"/>
                    </a:xfrm>
                    <a:prstGeom prst="rect">
                      <a:avLst/>
                    </a:prstGeom>
                  </pic:spPr>
                </pic:pic>
              </a:graphicData>
            </a:graphic>
          </wp:inline>
        </w:drawing>
      </w:r>
    </w:p>
    <w:p>
      <w:pPr>
        <w:pStyle w:val="ImageCaption"/>
        <w:rPr/>
      </w:pPr>
      <w:r>
        <w:rPr/>
        <w:t>A comparison of RMSE values for full models by thermal time function and cultivar.</w:t>
      </w:r>
    </w:p>
    <w:p>
      <w:pPr>
        <w:pStyle w:val="TableCaption"/>
        <w:rPr/>
      </w:pPr>
      <w:r>
        <w:rPr/>
        <w:t>Optimal model by cultivar. RMSE determined by 5-fold crossvalidation.</w:t>
      </w:r>
    </w:p>
    <w:tbl>
      <w:tblPr>
        <w:tblW w:w="7607" w:type="dxa"/>
        <w:jc w:val="left"/>
        <w:tblInd w:w="0" w:type="dxa"/>
        <w:tblBorders>
          <w:bottom w:val="single" w:sz="6" w:space="0" w:color="00000A"/>
          <w:insideH w:val="single" w:sz="6" w:space="0" w:color="00000A"/>
        </w:tblBorders>
        <w:tblCellMar>
          <w:top w:w="0" w:type="dxa"/>
          <w:left w:w="108" w:type="dxa"/>
          <w:bottom w:w="0" w:type="dxa"/>
          <w:right w:w="108" w:type="dxa"/>
        </w:tblCellMar>
        <w:tblLook w:val="07e0" w:noVBand="1" w:noHBand="1" w:lastColumn="1" w:firstColumn="1" w:lastRow="1" w:firstRow="1"/>
      </w:tblPr>
      <w:tblGrid>
        <w:gridCol w:w="1356"/>
        <w:gridCol w:w="2773"/>
        <w:gridCol w:w="1256"/>
        <w:gridCol w:w="1404"/>
        <w:gridCol w:w="818"/>
      </w:tblGrid>
      <w:tr>
        <w:trPr/>
        <w:tc>
          <w:tcPr>
            <w:tcW w:w="1356" w:type="dxa"/>
            <w:tcBorders>
              <w:bottom w:val="single" w:sz="6" w:space="0" w:color="00000A"/>
              <w:insideH w:val="single" w:sz="6" w:space="0" w:color="00000A"/>
            </w:tcBorders>
            <w:shd w:fill="auto" w:val="clear"/>
            <w:vAlign w:val="bottom"/>
          </w:tcPr>
          <w:p>
            <w:pPr>
              <w:pStyle w:val="Compact"/>
              <w:spacing w:before="36" w:after="36"/>
              <w:jc w:val="center"/>
              <w:rPr/>
            </w:pPr>
            <w:r>
              <w:rPr/>
              <w:t>Cultivar</w:t>
            </w:r>
          </w:p>
        </w:tc>
        <w:tc>
          <w:tcPr>
            <w:tcW w:w="2773" w:type="dxa"/>
            <w:tcBorders>
              <w:bottom w:val="single" w:sz="6" w:space="0" w:color="00000A"/>
              <w:insideH w:val="single" w:sz="6" w:space="0" w:color="00000A"/>
            </w:tcBorders>
            <w:shd w:fill="auto" w:val="clear"/>
            <w:vAlign w:val="bottom"/>
          </w:tcPr>
          <w:p>
            <w:pPr>
              <w:pStyle w:val="Compact"/>
              <w:spacing w:before="36" w:after="36"/>
              <w:jc w:val="center"/>
              <w:rPr/>
            </w:pPr>
            <w:r>
              <w:rPr/>
              <w:t>Model</w:t>
            </w:r>
          </w:p>
        </w:tc>
        <w:tc>
          <w:tcPr>
            <w:tcW w:w="1256" w:type="dxa"/>
            <w:tcBorders>
              <w:bottom w:val="single" w:sz="6" w:space="0" w:color="00000A"/>
              <w:insideH w:val="single" w:sz="6" w:space="0" w:color="00000A"/>
            </w:tcBorders>
            <w:shd w:fill="auto" w:val="clear"/>
            <w:vAlign w:val="bottom"/>
          </w:tcPr>
          <w:p>
            <w:pPr>
              <w:pStyle w:val="Compact"/>
              <w:spacing w:before="36" w:after="36"/>
              <w:jc w:val="center"/>
              <w:rPr/>
            </w:pPr>
            <w:r>
              <w:rPr/>
              <w:t>Type</w:t>
            </w:r>
          </w:p>
        </w:tc>
        <w:tc>
          <w:tcPr>
            <w:tcW w:w="1404" w:type="dxa"/>
            <w:tcBorders>
              <w:bottom w:val="single" w:sz="6" w:space="0" w:color="00000A"/>
              <w:insideH w:val="single" w:sz="6" w:space="0" w:color="00000A"/>
            </w:tcBorders>
            <w:shd w:fill="auto" w:val="clear"/>
            <w:vAlign w:val="bottom"/>
          </w:tcPr>
          <w:p>
            <w:pPr>
              <w:pStyle w:val="Compact"/>
              <w:spacing w:before="36" w:after="36"/>
              <w:jc w:val="center"/>
              <w:rPr/>
            </w:pPr>
            <w:r>
              <w:rPr/>
              <w:t>Function</w:t>
            </w:r>
          </w:p>
        </w:tc>
        <w:tc>
          <w:tcPr>
            <w:tcW w:w="818" w:type="dxa"/>
            <w:tcBorders>
              <w:bottom w:val="single" w:sz="6" w:space="0" w:color="00000A"/>
              <w:insideH w:val="single" w:sz="6" w:space="0" w:color="00000A"/>
            </w:tcBorders>
            <w:shd w:fill="auto" w:val="clear"/>
            <w:vAlign w:val="bottom"/>
          </w:tcPr>
          <w:p>
            <w:pPr>
              <w:pStyle w:val="Compact"/>
              <w:spacing w:before="36" w:after="36"/>
              <w:jc w:val="center"/>
              <w:rPr/>
            </w:pPr>
            <w:r>
              <w:rPr/>
              <w:t>RMSE</w:t>
            </w:r>
          </w:p>
        </w:tc>
      </w:tr>
      <w:tr>
        <w:trPr/>
        <w:tc>
          <w:tcPr>
            <w:tcW w:w="1356" w:type="dxa"/>
            <w:tcBorders/>
            <w:shd w:fill="auto" w:val="clear"/>
          </w:tcPr>
          <w:p>
            <w:pPr>
              <w:pStyle w:val="Compact"/>
              <w:spacing w:before="36" w:after="36"/>
              <w:jc w:val="center"/>
              <w:rPr/>
            </w:pPr>
            <w:r>
              <w:rPr/>
              <w:t>Amigo</w:t>
            </w:r>
          </w:p>
        </w:tc>
        <w:tc>
          <w:tcPr>
            <w:tcW w:w="2773" w:type="dxa"/>
            <w:tcBorders/>
            <w:shd w:fill="auto" w:val="clear"/>
          </w:tcPr>
          <w:p>
            <w:pPr>
              <w:pStyle w:val="Compact"/>
              <w:spacing w:before="36" w:after="36"/>
              <w:jc w:val="center"/>
              <w:rPr/>
            </w:pPr>
            <w:r>
              <w:rPr/>
              <w:t>Thermal Time Threshold</w:t>
            </w:r>
          </w:p>
        </w:tc>
        <w:tc>
          <w:tcPr>
            <w:tcW w:w="1256" w:type="dxa"/>
            <w:tcBorders/>
            <w:shd w:fill="auto" w:val="clear"/>
          </w:tcPr>
          <w:p>
            <w:pPr>
              <w:pStyle w:val="Compact"/>
              <w:spacing w:before="36" w:after="36"/>
              <w:jc w:val="center"/>
              <w:rPr/>
            </w:pPr>
            <w:r>
              <w:rPr/>
              <w:t>Full</w:t>
            </w:r>
          </w:p>
        </w:tc>
        <w:tc>
          <w:tcPr>
            <w:tcW w:w="1404" w:type="dxa"/>
            <w:tcBorders/>
            <w:shd w:fill="auto" w:val="clear"/>
          </w:tcPr>
          <w:p>
            <w:pPr>
              <w:pStyle w:val="Compact"/>
              <w:spacing w:before="36" w:after="36"/>
              <w:jc w:val="center"/>
              <w:rPr/>
            </w:pPr>
            <w:r>
              <w:rPr/>
              <w:t>LinearHour</w:t>
            </w:r>
          </w:p>
        </w:tc>
        <w:tc>
          <w:tcPr>
            <w:tcW w:w="818" w:type="dxa"/>
            <w:tcBorders/>
            <w:shd w:fill="auto" w:val="clear"/>
          </w:tcPr>
          <w:p>
            <w:pPr>
              <w:pStyle w:val="Compact"/>
              <w:spacing w:before="36" w:after="36"/>
              <w:jc w:val="center"/>
              <w:rPr/>
            </w:pPr>
            <w:r>
              <w:rPr/>
              <w:t>6.31</w:t>
            </w:r>
          </w:p>
        </w:tc>
      </w:tr>
      <w:tr>
        <w:trPr/>
        <w:tc>
          <w:tcPr>
            <w:tcW w:w="1356" w:type="dxa"/>
            <w:tcBorders/>
            <w:shd w:fill="auto" w:val="clear"/>
          </w:tcPr>
          <w:p>
            <w:pPr>
              <w:pStyle w:val="Compact"/>
              <w:spacing w:before="36" w:after="36"/>
              <w:jc w:val="center"/>
              <w:rPr/>
            </w:pPr>
            <w:r>
              <w:rPr/>
              <w:t>Ashley</w:t>
            </w:r>
          </w:p>
        </w:tc>
        <w:tc>
          <w:tcPr>
            <w:tcW w:w="2773" w:type="dxa"/>
            <w:tcBorders/>
            <w:shd w:fill="auto" w:val="clear"/>
          </w:tcPr>
          <w:p>
            <w:pPr>
              <w:pStyle w:val="Compact"/>
              <w:spacing w:before="36" w:after="36"/>
              <w:jc w:val="center"/>
              <w:rPr/>
            </w:pPr>
            <w:r>
              <w:rPr/>
              <w:t>Thermal Time Threshold</w:t>
            </w:r>
          </w:p>
        </w:tc>
        <w:tc>
          <w:tcPr>
            <w:tcW w:w="1256" w:type="dxa"/>
            <w:tcBorders/>
            <w:shd w:fill="auto" w:val="clear"/>
          </w:tcPr>
          <w:p>
            <w:pPr>
              <w:pStyle w:val="Compact"/>
              <w:spacing w:before="36" w:after="36"/>
              <w:jc w:val="center"/>
              <w:rPr/>
            </w:pPr>
            <w:r>
              <w:rPr/>
              <w:t>Full</w:t>
            </w:r>
          </w:p>
        </w:tc>
        <w:tc>
          <w:tcPr>
            <w:tcW w:w="1404" w:type="dxa"/>
            <w:tcBorders/>
            <w:shd w:fill="auto" w:val="clear"/>
          </w:tcPr>
          <w:p>
            <w:pPr>
              <w:pStyle w:val="Compact"/>
              <w:spacing w:before="36" w:after="36"/>
              <w:jc w:val="center"/>
              <w:rPr/>
            </w:pPr>
            <w:r>
              <w:rPr/>
              <w:t>LinearDay</w:t>
            </w:r>
          </w:p>
        </w:tc>
        <w:tc>
          <w:tcPr>
            <w:tcW w:w="818" w:type="dxa"/>
            <w:tcBorders/>
            <w:shd w:fill="auto" w:val="clear"/>
          </w:tcPr>
          <w:p>
            <w:pPr>
              <w:pStyle w:val="Compact"/>
              <w:spacing w:before="36" w:after="36"/>
              <w:jc w:val="center"/>
              <w:rPr/>
            </w:pPr>
            <w:r>
              <w:rPr/>
              <w:t>5.34</w:t>
            </w:r>
          </w:p>
        </w:tc>
      </w:tr>
      <w:tr>
        <w:trPr/>
        <w:tc>
          <w:tcPr>
            <w:tcW w:w="1356" w:type="dxa"/>
            <w:tcBorders/>
            <w:shd w:fill="auto" w:val="clear"/>
          </w:tcPr>
          <w:p>
            <w:pPr>
              <w:pStyle w:val="Compact"/>
              <w:spacing w:before="36" w:after="36"/>
              <w:jc w:val="center"/>
              <w:rPr/>
            </w:pPr>
            <w:r>
              <w:rPr/>
              <w:t>Chandler</w:t>
            </w:r>
          </w:p>
        </w:tc>
        <w:tc>
          <w:tcPr>
            <w:tcW w:w="2773" w:type="dxa"/>
            <w:tcBorders/>
            <w:shd w:fill="auto" w:val="clear"/>
          </w:tcPr>
          <w:p>
            <w:pPr>
              <w:pStyle w:val="Compact"/>
              <w:spacing w:before="36" w:after="36"/>
              <w:jc w:val="center"/>
              <w:rPr/>
            </w:pPr>
            <w:r>
              <w:rPr/>
              <w:t>Thermal Time Threshold</w:t>
            </w:r>
          </w:p>
        </w:tc>
        <w:tc>
          <w:tcPr>
            <w:tcW w:w="1256" w:type="dxa"/>
            <w:tcBorders/>
            <w:shd w:fill="auto" w:val="clear"/>
          </w:tcPr>
          <w:p>
            <w:pPr>
              <w:pStyle w:val="Compact"/>
              <w:spacing w:before="36" w:after="36"/>
              <w:jc w:val="center"/>
              <w:rPr/>
            </w:pPr>
            <w:r>
              <w:rPr/>
              <w:t>Simplified</w:t>
            </w:r>
          </w:p>
        </w:tc>
        <w:tc>
          <w:tcPr>
            <w:tcW w:w="1404" w:type="dxa"/>
            <w:tcBorders/>
            <w:shd w:fill="auto" w:val="clear"/>
          </w:tcPr>
          <w:p>
            <w:pPr>
              <w:pStyle w:val="Compact"/>
              <w:spacing w:before="36" w:after="36"/>
              <w:jc w:val="center"/>
              <w:rPr/>
            </w:pPr>
            <w:r>
              <w:rPr/>
              <w:t>Plateau</w:t>
            </w:r>
          </w:p>
        </w:tc>
        <w:tc>
          <w:tcPr>
            <w:tcW w:w="818" w:type="dxa"/>
            <w:tcBorders/>
            <w:shd w:fill="auto" w:val="clear"/>
          </w:tcPr>
          <w:p>
            <w:pPr>
              <w:pStyle w:val="Compact"/>
              <w:spacing w:before="36" w:after="36"/>
              <w:jc w:val="center"/>
              <w:rPr/>
            </w:pPr>
            <w:r>
              <w:rPr/>
              <w:t>7.05</w:t>
            </w:r>
          </w:p>
        </w:tc>
      </w:tr>
      <w:tr>
        <w:trPr/>
        <w:tc>
          <w:tcPr>
            <w:tcW w:w="1356" w:type="dxa"/>
            <w:tcBorders/>
            <w:shd w:fill="auto" w:val="clear"/>
          </w:tcPr>
          <w:p>
            <w:pPr>
              <w:pStyle w:val="Compact"/>
              <w:spacing w:before="36" w:after="36"/>
              <w:jc w:val="center"/>
              <w:rPr/>
            </w:pPr>
            <w:r>
              <w:rPr/>
              <w:t>Chico</w:t>
            </w:r>
          </w:p>
        </w:tc>
        <w:tc>
          <w:tcPr>
            <w:tcW w:w="2773" w:type="dxa"/>
            <w:tcBorders/>
            <w:shd w:fill="auto" w:val="clear"/>
          </w:tcPr>
          <w:p>
            <w:pPr>
              <w:pStyle w:val="Compact"/>
              <w:spacing w:before="36" w:after="36"/>
              <w:jc w:val="center"/>
              <w:rPr/>
            </w:pPr>
            <w:r>
              <w:rPr/>
              <w:t>Day Threshold</w:t>
            </w:r>
          </w:p>
        </w:tc>
        <w:tc>
          <w:tcPr>
            <w:tcW w:w="1256" w:type="dxa"/>
            <w:tcBorders/>
            <w:shd w:fill="auto" w:val="clear"/>
          </w:tcPr>
          <w:p>
            <w:pPr>
              <w:pStyle w:val="Compact"/>
              <w:spacing w:before="36" w:after="36"/>
              <w:jc w:val="center"/>
              <w:rPr/>
            </w:pPr>
            <w:r>
              <w:rPr/>
              <w:t>Full</w:t>
            </w:r>
          </w:p>
        </w:tc>
        <w:tc>
          <w:tcPr>
            <w:tcW w:w="1404" w:type="dxa"/>
            <w:tcBorders/>
            <w:shd w:fill="auto" w:val="clear"/>
          </w:tcPr>
          <w:p>
            <w:pPr>
              <w:pStyle w:val="Compact"/>
              <w:spacing w:before="36" w:after="36"/>
              <w:jc w:val="center"/>
              <w:rPr/>
            </w:pPr>
            <w:r>
              <w:rPr/>
              <w:t>Plateau</w:t>
            </w:r>
          </w:p>
        </w:tc>
        <w:tc>
          <w:tcPr>
            <w:tcW w:w="818" w:type="dxa"/>
            <w:tcBorders/>
            <w:shd w:fill="auto" w:val="clear"/>
          </w:tcPr>
          <w:p>
            <w:pPr>
              <w:pStyle w:val="Compact"/>
              <w:spacing w:before="36" w:after="36"/>
              <w:jc w:val="center"/>
              <w:rPr/>
            </w:pPr>
            <w:r>
              <w:rPr/>
              <w:t>4.81</w:t>
            </w:r>
          </w:p>
        </w:tc>
      </w:tr>
      <w:tr>
        <w:trPr/>
        <w:tc>
          <w:tcPr>
            <w:tcW w:w="1356" w:type="dxa"/>
            <w:tcBorders/>
            <w:shd w:fill="auto" w:val="clear"/>
          </w:tcPr>
          <w:p>
            <w:pPr>
              <w:pStyle w:val="Compact"/>
              <w:spacing w:before="36" w:after="36"/>
              <w:jc w:val="center"/>
              <w:rPr/>
            </w:pPr>
            <w:r>
              <w:rPr/>
              <w:t>Franquette</w:t>
            </w:r>
          </w:p>
        </w:tc>
        <w:tc>
          <w:tcPr>
            <w:tcW w:w="2773" w:type="dxa"/>
            <w:tcBorders/>
            <w:shd w:fill="auto" w:val="clear"/>
          </w:tcPr>
          <w:p>
            <w:pPr>
              <w:pStyle w:val="Compact"/>
              <w:spacing w:before="36" w:after="36"/>
              <w:jc w:val="center"/>
              <w:rPr/>
            </w:pPr>
            <w:r>
              <w:rPr/>
              <w:t>Day Threshold</w:t>
            </w:r>
          </w:p>
        </w:tc>
        <w:tc>
          <w:tcPr>
            <w:tcW w:w="1256" w:type="dxa"/>
            <w:tcBorders/>
            <w:shd w:fill="auto" w:val="clear"/>
          </w:tcPr>
          <w:p>
            <w:pPr>
              <w:pStyle w:val="Compact"/>
              <w:spacing w:before="36" w:after="36"/>
              <w:jc w:val="center"/>
              <w:rPr/>
            </w:pPr>
            <w:r>
              <w:rPr/>
              <w:t>Full</w:t>
            </w:r>
          </w:p>
        </w:tc>
        <w:tc>
          <w:tcPr>
            <w:tcW w:w="1404" w:type="dxa"/>
            <w:tcBorders/>
            <w:shd w:fill="auto" w:val="clear"/>
          </w:tcPr>
          <w:p>
            <w:pPr>
              <w:pStyle w:val="Compact"/>
              <w:spacing w:before="36" w:after="36"/>
              <w:jc w:val="center"/>
              <w:rPr/>
            </w:pPr>
            <w:r>
              <w:rPr/>
              <w:t>Anderson</w:t>
            </w:r>
          </w:p>
        </w:tc>
        <w:tc>
          <w:tcPr>
            <w:tcW w:w="818" w:type="dxa"/>
            <w:tcBorders/>
            <w:shd w:fill="auto" w:val="clear"/>
          </w:tcPr>
          <w:p>
            <w:pPr>
              <w:pStyle w:val="Compact"/>
              <w:spacing w:before="36" w:after="36"/>
              <w:jc w:val="center"/>
              <w:rPr/>
            </w:pPr>
            <w:r>
              <w:rPr/>
              <w:t>5.04</w:t>
            </w:r>
          </w:p>
        </w:tc>
      </w:tr>
      <w:tr>
        <w:trPr/>
        <w:tc>
          <w:tcPr>
            <w:tcW w:w="1356" w:type="dxa"/>
            <w:tcBorders/>
            <w:shd w:fill="auto" w:val="clear"/>
          </w:tcPr>
          <w:p>
            <w:pPr>
              <w:pStyle w:val="Compact"/>
              <w:spacing w:before="36" w:after="36"/>
              <w:jc w:val="center"/>
              <w:rPr/>
            </w:pPr>
            <w:r>
              <w:rPr/>
              <w:t>Hartley</w:t>
            </w:r>
          </w:p>
        </w:tc>
        <w:tc>
          <w:tcPr>
            <w:tcW w:w="2773" w:type="dxa"/>
            <w:tcBorders/>
            <w:shd w:fill="auto" w:val="clear"/>
          </w:tcPr>
          <w:p>
            <w:pPr>
              <w:pStyle w:val="Compact"/>
              <w:spacing w:before="36" w:after="36"/>
              <w:jc w:val="center"/>
              <w:rPr/>
            </w:pPr>
            <w:r>
              <w:rPr/>
              <w:t>Thermal Time Threshold</w:t>
            </w:r>
          </w:p>
        </w:tc>
        <w:tc>
          <w:tcPr>
            <w:tcW w:w="1256" w:type="dxa"/>
            <w:tcBorders/>
            <w:shd w:fill="auto" w:val="clear"/>
          </w:tcPr>
          <w:p>
            <w:pPr>
              <w:pStyle w:val="Compact"/>
              <w:spacing w:before="36" w:after="36"/>
              <w:jc w:val="center"/>
              <w:rPr/>
            </w:pPr>
            <w:r>
              <w:rPr/>
              <w:t>Full</w:t>
            </w:r>
          </w:p>
        </w:tc>
        <w:tc>
          <w:tcPr>
            <w:tcW w:w="1404" w:type="dxa"/>
            <w:tcBorders/>
            <w:shd w:fill="auto" w:val="clear"/>
          </w:tcPr>
          <w:p>
            <w:pPr>
              <w:pStyle w:val="Compact"/>
              <w:spacing w:before="36" w:after="36"/>
              <w:jc w:val="center"/>
              <w:rPr/>
            </w:pPr>
            <w:r>
              <w:rPr/>
              <w:t>Plateau</w:t>
            </w:r>
          </w:p>
        </w:tc>
        <w:tc>
          <w:tcPr>
            <w:tcW w:w="818" w:type="dxa"/>
            <w:tcBorders/>
            <w:shd w:fill="auto" w:val="clear"/>
          </w:tcPr>
          <w:p>
            <w:pPr>
              <w:pStyle w:val="Compact"/>
              <w:spacing w:before="36" w:after="36"/>
              <w:jc w:val="center"/>
              <w:rPr/>
            </w:pPr>
            <w:r>
              <w:rPr/>
              <w:t>6.34</w:t>
            </w:r>
          </w:p>
        </w:tc>
      </w:tr>
      <w:tr>
        <w:trPr/>
        <w:tc>
          <w:tcPr>
            <w:tcW w:w="1356" w:type="dxa"/>
            <w:tcBorders/>
            <w:shd w:fill="auto" w:val="clear"/>
          </w:tcPr>
          <w:p>
            <w:pPr>
              <w:pStyle w:val="Compact"/>
              <w:spacing w:before="36" w:after="36"/>
              <w:jc w:val="center"/>
              <w:rPr/>
            </w:pPr>
            <w:r>
              <w:rPr/>
              <w:t>Howard</w:t>
            </w:r>
          </w:p>
        </w:tc>
        <w:tc>
          <w:tcPr>
            <w:tcW w:w="2773" w:type="dxa"/>
            <w:tcBorders/>
            <w:shd w:fill="auto" w:val="clear"/>
          </w:tcPr>
          <w:p>
            <w:pPr>
              <w:pStyle w:val="Compact"/>
              <w:spacing w:before="36" w:after="36"/>
              <w:jc w:val="center"/>
              <w:rPr/>
            </w:pPr>
            <w:r>
              <w:rPr/>
              <w:t>Day Threshold</w:t>
            </w:r>
          </w:p>
        </w:tc>
        <w:tc>
          <w:tcPr>
            <w:tcW w:w="1256" w:type="dxa"/>
            <w:tcBorders/>
            <w:shd w:fill="auto" w:val="clear"/>
          </w:tcPr>
          <w:p>
            <w:pPr>
              <w:pStyle w:val="Compact"/>
              <w:spacing w:before="36" w:after="36"/>
              <w:jc w:val="center"/>
              <w:rPr/>
            </w:pPr>
            <w:r>
              <w:rPr/>
              <w:t>Full</w:t>
            </w:r>
          </w:p>
        </w:tc>
        <w:tc>
          <w:tcPr>
            <w:tcW w:w="1404" w:type="dxa"/>
            <w:tcBorders/>
            <w:shd w:fill="auto" w:val="clear"/>
          </w:tcPr>
          <w:p>
            <w:pPr>
              <w:pStyle w:val="Compact"/>
              <w:spacing w:before="36" w:after="36"/>
              <w:jc w:val="center"/>
              <w:rPr/>
            </w:pPr>
            <w:r>
              <w:rPr/>
              <w:t>LinearDay</w:t>
            </w:r>
          </w:p>
        </w:tc>
        <w:tc>
          <w:tcPr>
            <w:tcW w:w="818" w:type="dxa"/>
            <w:tcBorders/>
            <w:shd w:fill="auto" w:val="clear"/>
          </w:tcPr>
          <w:p>
            <w:pPr>
              <w:pStyle w:val="Compact"/>
              <w:spacing w:before="36" w:after="36"/>
              <w:jc w:val="center"/>
              <w:rPr/>
            </w:pPr>
            <w:r>
              <w:rPr/>
              <w:t>5.13</w:t>
            </w:r>
          </w:p>
        </w:tc>
      </w:tr>
      <w:tr>
        <w:trPr/>
        <w:tc>
          <w:tcPr>
            <w:tcW w:w="1356" w:type="dxa"/>
            <w:tcBorders/>
            <w:shd w:fill="auto" w:val="clear"/>
          </w:tcPr>
          <w:p>
            <w:pPr>
              <w:pStyle w:val="Compact"/>
              <w:spacing w:before="36" w:after="36"/>
              <w:jc w:val="center"/>
              <w:rPr/>
            </w:pPr>
            <w:r>
              <w:rPr/>
              <w:t>Payne</w:t>
            </w:r>
          </w:p>
        </w:tc>
        <w:tc>
          <w:tcPr>
            <w:tcW w:w="2773" w:type="dxa"/>
            <w:tcBorders/>
            <w:shd w:fill="auto" w:val="clear"/>
          </w:tcPr>
          <w:p>
            <w:pPr>
              <w:pStyle w:val="Compact"/>
              <w:spacing w:before="36" w:after="36"/>
              <w:jc w:val="center"/>
              <w:rPr/>
            </w:pPr>
            <w:r>
              <w:rPr/>
              <w:t>Day Threshold</w:t>
            </w:r>
          </w:p>
        </w:tc>
        <w:tc>
          <w:tcPr>
            <w:tcW w:w="1256" w:type="dxa"/>
            <w:tcBorders/>
            <w:shd w:fill="auto" w:val="clear"/>
          </w:tcPr>
          <w:p>
            <w:pPr>
              <w:pStyle w:val="Compact"/>
              <w:spacing w:before="36" w:after="36"/>
              <w:jc w:val="center"/>
              <w:rPr/>
            </w:pPr>
            <w:r>
              <w:rPr/>
              <w:t>Full</w:t>
            </w:r>
          </w:p>
        </w:tc>
        <w:tc>
          <w:tcPr>
            <w:tcW w:w="1404" w:type="dxa"/>
            <w:tcBorders/>
            <w:shd w:fill="auto" w:val="clear"/>
          </w:tcPr>
          <w:p>
            <w:pPr>
              <w:pStyle w:val="Compact"/>
              <w:spacing w:before="36" w:after="36"/>
              <w:jc w:val="center"/>
              <w:rPr/>
            </w:pPr>
            <w:r>
              <w:rPr/>
              <w:t>LinearDay</w:t>
            </w:r>
          </w:p>
        </w:tc>
        <w:tc>
          <w:tcPr>
            <w:tcW w:w="818" w:type="dxa"/>
            <w:tcBorders/>
            <w:shd w:fill="auto" w:val="clear"/>
          </w:tcPr>
          <w:p>
            <w:pPr>
              <w:pStyle w:val="Compact"/>
              <w:spacing w:before="36" w:after="36"/>
              <w:jc w:val="center"/>
              <w:rPr/>
            </w:pPr>
            <w:r>
              <w:rPr/>
              <w:t>5.11</w:t>
            </w:r>
          </w:p>
        </w:tc>
      </w:tr>
      <w:tr>
        <w:trPr/>
        <w:tc>
          <w:tcPr>
            <w:tcW w:w="1356" w:type="dxa"/>
            <w:tcBorders/>
            <w:shd w:fill="auto" w:val="clear"/>
          </w:tcPr>
          <w:p>
            <w:pPr>
              <w:pStyle w:val="Compact"/>
              <w:spacing w:before="36" w:after="36"/>
              <w:jc w:val="center"/>
              <w:rPr/>
            </w:pPr>
            <w:r>
              <w:rPr/>
              <w:t>Serr</w:t>
            </w:r>
          </w:p>
        </w:tc>
        <w:tc>
          <w:tcPr>
            <w:tcW w:w="2773" w:type="dxa"/>
            <w:tcBorders/>
            <w:shd w:fill="auto" w:val="clear"/>
          </w:tcPr>
          <w:p>
            <w:pPr>
              <w:pStyle w:val="Compact"/>
              <w:spacing w:before="36" w:after="36"/>
              <w:jc w:val="center"/>
              <w:rPr/>
            </w:pPr>
            <w:r>
              <w:rPr/>
              <w:t>Thermal Time Threshold</w:t>
            </w:r>
          </w:p>
        </w:tc>
        <w:tc>
          <w:tcPr>
            <w:tcW w:w="1256" w:type="dxa"/>
            <w:tcBorders/>
            <w:shd w:fill="auto" w:val="clear"/>
          </w:tcPr>
          <w:p>
            <w:pPr>
              <w:pStyle w:val="Compact"/>
              <w:spacing w:before="36" w:after="36"/>
              <w:jc w:val="center"/>
              <w:rPr/>
            </w:pPr>
            <w:r>
              <w:rPr/>
              <w:t>Full</w:t>
            </w:r>
          </w:p>
        </w:tc>
        <w:tc>
          <w:tcPr>
            <w:tcW w:w="1404" w:type="dxa"/>
            <w:tcBorders/>
            <w:shd w:fill="auto" w:val="clear"/>
          </w:tcPr>
          <w:p>
            <w:pPr>
              <w:pStyle w:val="Compact"/>
              <w:spacing w:before="36" w:after="36"/>
              <w:jc w:val="center"/>
              <w:rPr/>
            </w:pPr>
            <w:r>
              <w:rPr/>
              <w:t>LinearHour</w:t>
            </w:r>
          </w:p>
        </w:tc>
        <w:tc>
          <w:tcPr>
            <w:tcW w:w="818" w:type="dxa"/>
            <w:tcBorders/>
            <w:shd w:fill="auto" w:val="clear"/>
          </w:tcPr>
          <w:p>
            <w:pPr>
              <w:pStyle w:val="Compact"/>
              <w:spacing w:before="36" w:after="36"/>
              <w:jc w:val="center"/>
              <w:rPr/>
            </w:pPr>
            <w:r>
              <w:rPr/>
              <w:t>5.02</w:t>
            </w:r>
          </w:p>
        </w:tc>
      </w:tr>
      <w:tr>
        <w:trPr/>
        <w:tc>
          <w:tcPr>
            <w:tcW w:w="1356" w:type="dxa"/>
            <w:tcBorders/>
            <w:shd w:fill="auto" w:val="clear"/>
          </w:tcPr>
          <w:p>
            <w:pPr>
              <w:pStyle w:val="Compact"/>
              <w:spacing w:before="36" w:after="36"/>
              <w:jc w:val="center"/>
              <w:rPr/>
            </w:pPr>
            <w:r>
              <w:rPr/>
              <w:t>Tehama</w:t>
            </w:r>
          </w:p>
        </w:tc>
        <w:tc>
          <w:tcPr>
            <w:tcW w:w="2773" w:type="dxa"/>
            <w:tcBorders/>
            <w:shd w:fill="auto" w:val="clear"/>
          </w:tcPr>
          <w:p>
            <w:pPr>
              <w:pStyle w:val="Compact"/>
              <w:spacing w:before="36" w:after="36"/>
              <w:jc w:val="center"/>
              <w:rPr/>
            </w:pPr>
            <w:r>
              <w:rPr/>
              <w:t>Day Threshold</w:t>
            </w:r>
          </w:p>
        </w:tc>
        <w:tc>
          <w:tcPr>
            <w:tcW w:w="1256" w:type="dxa"/>
            <w:tcBorders/>
            <w:shd w:fill="auto" w:val="clear"/>
          </w:tcPr>
          <w:p>
            <w:pPr>
              <w:pStyle w:val="Compact"/>
              <w:spacing w:before="36" w:after="36"/>
              <w:jc w:val="center"/>
              <w:rPr/>
            </w:pPr>
            <w:r>
              <w:rPr/>
              <w:t>Full</w:t>
            </w:r>
          </w:p>
        </w:tc>
        <w:tc>
          <w:tcPr>
            <w:tcW w:w="1404" w:type="dxa"/>
            <w:tcBorders/>
            <w:shd w:fill="auto" w:val="clear"/>
          </w:tcPr>
          <w:p>
            <w:pPr>
              <w:pStyle w:val="Compact"/>
              <w:spacing w:before="36" w:after="36"/>
              <w:jc w:val="center"/>
              <w:rPr/>
            </w:pPr>
            <w:r>
              <w:rPr/>
              <w:t>LinearDay</w:t>
            </w:r>
          </w:p>
        </w:tc>
        <w:tc>
          <w:tcPr>
            <w:tcW w:w="818" w:type="dxa"/>
            <w:tcBorders/>
            <w:shd w:fill="auto" w:val="clear"/>
          </w:tcPr>
          <w:p>
            <w:pPr>
              <w:pStyle w:val="Compact"/>
              <w:spacing w:before="36" w:after="36"/>
              <w:jc w:val="center"/>
              <w:rPr/>
            </w:pPr>
            <w:r>
              <w:rPr/>
              <w:t>4.79</w:t>
            </w:r>
          </w:p>
        </w:tc>
      </w:tr>
      <w:tr>
        <w:trPr/>
        <w:tc>
          <w:tcPr>
            <w:tcW w:w="1356" w:type="dxa"/>
            <w:tcBorders/>
            <w:shd w:fill="auto" w:val="clear"/>
          </w:tcPr>
          <w:p>
            <w:pPr>
              <w:pStyle w:val="Compact"/>
              <w:spacing w:before="36" w:after="36"/>
              <w:jc w:val="center"/>
              <w:rPr/>
            </w:pPr>
            <w:r>
              <w:rPr/>
              <w:t>Tulare</w:t>
            </w:r>
          </w:p>
        </w:tc>
        <w:tc>
          <w:tcPr>
            <w:tcW w:w="2773" w:type="dxa"/>
            <w:tcBorders/>
            <w:shd w:fill="auto" w:val="clear"/>
          </w:tcPr>
          <w:p>
            <w:pPr>
              <w:pStyle w:val="Compact"/>
              <w:spacing w:before="36" w:after="36"/>
              <w:jc w:val="center"/>
              <w:rPr/>
            </w:pPr>
            <w:r>
              <w:rPr/>
              <w:t>Thermal Time Threshold</w:t>
            </w:r>
          </w:p>
        </w:tc>
        <w:tc>
          <w:tcPr>
            <w:tcW w:w="1256" w:type="dxa"/>
            <w:tcBorders/>
            <w:shd w:fill="auto" w:val="clear"/>
          </w:tcPr>
          <w:p>
            <w:pPr>
              <w:pStyle w:val="Compact"/>
              <w:spacing w:before="36" w:after="36"/>
              <w:jc w:val="center"/>
              <w:rPr/>
            </w:pPr>
            <w:r>
              <w:rPr/>
              <w:t>Full</w:t>
            </w:r>
          </w:p>
        </w:tc>
        <w:tc>
          <w:tcPr>
            <w:tcW w:w="1404" w:type="dxa"/>
            <w:tcBorders/>
            <w:shd w:fill="auto" w:val="clear"/>
          </w:tcPr>
          <w:p>
            <w:pPr>
              <w:pStyle w:val="Compact"/>
              <w:spacing w:before="36" w:after="36"/>
              <w:jc w:val="center"/>
              <w:rPr/>
            </w:pPr>
            <w:r>
              <w:rPr/>
              <w:t>Anderson</w:t>
            </w:r>
          </w:p>
        </w:tc>
        <w:tc>
          <w:tcPr>
            <w:tcW w:w="818" w:type="dxa"/>
            <w:tcBorders/>
            <w:shd w:fill="auto" w:val="clear"/>
          </w:tcPr>
          <w:p>
            <w:pPr>
              <w:pStyle w:val="Compact"/>
              <w:spacing w:before="36" w:after="36"/>
              <w:jc w:val="center"/>
              <w:rPr/>
            </w:pPr>
            <w:r>
              <w:rPr/>
              <w:t>5.79</w:t>
            </w:r>
          </w:p>
        </w:tc>
      </w:tr>
      <w:tr>
        <w:trPr/>
        <w:tc>
          <w:tcPr>
            <w:tcW w:w="1356" w:type="dxa"/>
            <w:tcBorders/>
            <w:shd w:fill="auto" w:val="clear"/>
          </w:tcPr>
          <w:p>
            <w:pPr>
              <w:pStyle w:val="Compact"/>
              <w:spacing w:before="36" w:after="36"/>
              <w:jc w:val="center"/>
              <w:rPr/>
            </w:pPr>
            <w:r>
              <w:rPr/>
              <w:t>Vina</w:t>
            </w:r>
          </w:p>
        </w:tc>
        <w:tc>
          <w:tcPr>
            <w:tcW w:w="2773" w:type="dxa"/>
            <w:tcBorders/>
            <w:shd w:fill="auto" w:val="clear"/>
          </w:tcPr>
          <w:p>
            <w:pPr>
              <w:pStyle w:val="Compact"/>
              <w:spacing w:before="36" w:after="36"/>
              <w:jc w:val="center"/>
              <w:rPr/>
            </w:pPr>
            <w:r>
              <w:rPr/>
              <w:t>Thermal Time Threshold</w:t>
            </w:r>
          </w:p>
        </w:tc>
        <w:tc>
          <w:tcPr>
            <w:tcW w:w="1256" w:type="dxa"/>
            <w:tcBorders/>
            <w:shd w:fill="auto" w:val="clear"/>
          </w:tcPr>
          <w:p>
            <w:pPr>
              <w:pStyle w:val="Compact"/>
              <w:spacing w:before="36" w:after="36"/>
              <w:jc w:val="center"/>
              <w:rPr/>
            </w:pPr>
            <w:r>
              <w:rPr/>
              <w:t>Full</w:t>
            </w:r>
          </w:p>
        </w:tc>
        <w:tc>
          <w:tcPr>
            <w:tcW w:w="1404" w:type="dxa"/>
            <w:tcBorders/>
            <w:shd w:fill="auto" w:val="clear"/>
          </w:tcPr>
          <w:p>
            <w:pPr>
              <w:pStyle w:val="Compact"/>
              <w:spacing w:before="36" w:after="36"/>
              <w:jc w:val="center"/>
              <w:rPr/>
            </w:pPr>
            <w:r>
              <w:rPr/>
              <w:t>LinearHour</w:t>
            </w:r>
          </w:p>
        </w:tc>
        <w:tc>
          <w:tcPr>
            <w:tcW w:w="818" w:type="dxa"/>
            <w:tcBorders/>
            <w:shd w:fill="auto" w:val="clear"/>
          </w:tcPr>
          <w:p>
            <w:pPr>
              <w:pStyle w:val="Compact"/>
              <w:spacing w:before="36" w:after="36"/>
              <w:jc w:val="center"/>
              <w:rPr/>
            </w:pPr>
            <w:r>
              <w:rPr/>
              <w:t>5.87</w:t>
            </w:r>
          </w:p>
        </w:tc>
      </w:tr>
    </w:tbl>
    <w:p>
      <w:pPr>
        <w:pStyle w:val="Heading2"/>
        <w:rPr/>
      </w:pPr>
      <w:bookmarkStart w:id="10" w:name="optimization-evaluation"/>
      <w:bookmarkEnd w:id="10"/>
      <w:r>
        <w:rPr/>
        <w:t>Optimization evaluation</w:t>
      </w:r>
    </w:p>
    <w:p>
      <w:pPr>
        <w:pStyle w:val="FirstParagraph"/>
        <w:rPr/>
      </w:pPr>
      <w:r>
        <w:rPr/>
      </w:r>
    </w:p>
    <w:p>
      <w:pPr>
        <w:pStyle w:val="Heading3"/>
        <w:rPr/>
      </w:pPr>
      <w:bookmarkStart w:id="11" w:name="model-threshold-and-base-temperature"/>
      <w:bookmarkEnd w:id="11"/>
      <w:r>
        <w:rPr/>
        <w:t>Model threshold and base temperature</w:t>
      </w:r>
    </w:p>
    <w:p>
      <w:pPr>
        <w:pStyle w:val="FirstParagraph"/>
        <w:rPr/>
      </w:pPr>
      <w:r>
        <w:rPr/>
        <w:t>Of all the parameters, the RMSE responded most to changes in threshold value. This is reflected in the fact that the simplified models, which essentially set the accumulation length or threshold to be constant, tended to have much higher RMSE values than the full models (Figure 3). The majority of cultivars had a clear optimum day thresholds that was not affected by thermal time function (Figure 6). Most day threshold values were around 50 days after leaf out. Additionally, the more flexible functions, like the triangle function, tended to have lower, but more variable, RMSE values. Many of the TTT models did have an optimum threshold or threshold range early on in the season. However, these error minima were generally wider, and less marked than their DT counterparts (Figure 7).</w:t>
      </w:r>
    </w:p>
    <w:p>
      <w:pPr>
        <w:pStyle w:val="FigurewithCaption"/>
        <w:rPr/>
      </w:pPr>
      <w:r>
        <w:rPr/>
        <w:drawing>
          <wp:inline distT="0" distB="0" distL="0" distR="0">
            <wp:extent cx="5334000" cy="4267200"/>
            <wp:effectExtent l="0" t="0" r="0" b="0"/>
            <wp:docPr id="6" name="Image5" descr="A comparison of the accuracy, assessed using RMSE, of all possible day threshold parameter values for the Day Threshold Model by cultivar and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A comparison of the accuracy, assessed using RMSE, of all possible day threshold parameter values for the Day Threshold Model by cultivar and function."/>
                    <pic:cNvPicPr>
                      <a:picLocks noChangeAspect="1" noChangeArrowheads="1"/>
                    </pic:cNvPicPr>
                  </pic:nvPicPr>
                  <pic:blipFill>
                    <a:blip r:embed="rId7"/>
                    <a:stretch>
                      <a:fillRect/>
                    </a:stretch>
                  </pic:blipFill>
                  <pic:spPr bwMode="auto">
                    <a:xfrm>
                      <a:off x="0" y="0"/>
                      <a:ext cx="5334000" cy="4267200"/>
                    </a:xfrm>
                    <a:prstGeom prst="rect">
                      <a:avLst/>
                    </a:prstGeom>
                  </pic:spPr>
                </pic:pic>
              </a:graphicData>
            </a:graphic>
          </wp:inline>
        </w:drawing>
      </w:r>
    </w:p>
    <w:p>
      <w:pPr>
        <w:pStyle w:val="ImageCaption"/>
        <w:rPr/>
      </w:pPr>
      <w:r>
        <w:rPr/>
        <w:t>A comparison of the accuracy, assessed using RMSE, of all possible day threshold parameter values for the Day Threshold Mo</w:t>
      </w:r>
      <w:bookmarkStart w:id="12" w:name="_GoBack"/>
      <w:bookmarkEnd w:id="12"/>
      <w:r>
        <w:rPr/>
        <w:t>del by cultivar and function.</w:t>
      </w:r>
    </w:p>
    <w:p>
      <w:pPr>
        <w:pStyle w:val="FigurewithCaption"/>
        <w:rPr/>
      </w:pPr>
      <w:r>
        <w:rPr/>
        <w:drawing>
          <wp:inline distT="0" distB="0" distL="0" distR="0">
            <wp:extent cx="5334000" cy="4267200"/>
            <wp:effectExtent l="0" t="0" r="0" b="0"/>
            <wp:docPr id="7" name="Image6" descr="Comparison of accuracy of thermal time threshold parameter values by cultivar and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Comparison of accuracy of thermal time threshold parameter values by cultivar and function."/>
                    <pic:cNvPicPr>
                      <a:picLocks noChangeAspect="1" noChangeArrowheads="1"/>
                    </pic:cNvPicPr>
                  </pic:nvPicPr>
                  <pic:blipFill>
                    <a:blip r:embed="rId8"/>
                    <a:stretch>
                      <a:fillRect/>
                    </a:stretch>
                  </pic:blipFill>
                  <pic:spPr bwMode="auto">
                    <a:xfrm>
                      <a:off x="0" y="0"/>
                      <a:ext cx="5334000" cy="4267200"/>
                    </a:xfrm>
                    <a:prstGeom prst="rect">
                      <a:avLst/>
                    </a:prstGeom>
                  </pic:spPr>
                </pic:pic>
              </a:graphicData>
            </a:graphic>
          </wp:inline>
        </w:drawing>
      </w:r>
    </w:p>
    <w:p>
      <w:pPr>
        <w:pStyle w:val="ImageCaption"/>
        <w:rPr/>
      </w:pPr>
      <w:r>
        <w:rPr/>
        <w:t>Comparison of accuracy of thermal time threshold parameter values by cultivar and function.</w:t>
      </w:r>
    </w:p>
    <w:p>
      <w:pPr>
        <w:pStyle w:val="TextBody"/>
        <w:rPr/>
      </w:pPr>
      <w:r>
        <w:rPr/>
        <w:t>Of the cardinal temperatures, the base temperature influenced model fit the most, regardless of cultivar or thermal time function (Figures 8-9). Additionally, comparing parameter optimization across functions showed that the threshold parameter as well as the base temperature were frequently quite close together across functional forms. On the other hand, the optimal and critical cardinal temperatures tended to vary widely (Table S1).</w:t>
      </w:r>
    </w:p>
    <w:p>
      <w:pPr>
        <w:pStyle w:val="FigurewithCaption"/>
        <w:rPr/>
      </w:pPr>
      <w:r>
        <w:rPr/>
        <w:drawing>
          <wp:inline distT="0" distB="0" distL="0" distR="0">
            <wp:extent cx="5334000" cy="4267200"/>
            <wp:effectExtent l="0" t="0" r="0" b="0"/>
            <wp:docPr id="8" name="Image7" descr="The RMSE optimization surface for the day threshold and base temperature parameters of Day Threshold model using the MinMax function. Results are separated by cultiv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The RMSE optimization surface for the day threshold and base temperature parameters of Day Threshold model using the MinMax function. Results are separated by cultivar."/>
                    <pic:cNvPicPr>
                      <a:picLocks noChangeAspect="1" noChangeArrowheads="1"/>
                    </pic:cNvPicPr>
                  </pic:nvPicPr>
                  <pic:blipFill>
                    <a:blip r:embed="rId9"/>
                    <a:stretch>
                      <a:fillRect/>
                    </a:stretch>
                  </pic:blipFill>
                  <pic:spPr bwMode="auto">
                    <a:xfrm>
                      <a:off x="0" y="0"/>
                      <a:ext cx="5334000" cy="4267200"/>
                    </a:xfrm>
                    <a:prstGeom prst="rect">
                      <a:avLst/>
                    </a:prstGeom>
                  </pic:spPr>
                </pic:pic>
              </a:graphicData>
            </a:graphic>
          </wp:inline>
        </w:drawing>
      </w:r>
    </w:p>
    <w:p>
      <w:pPr>
        <w:pStyle w:val="ImageCaption"/>
        <w:rPr/>
      </w:pPr>
      <w:r>
        <w:rPr/>
        <w:t>The RMSE optimization surface for the day threshold and base temperature parameters of Day Threshold model using the MinMax function. Results are separated by cultivar.</w:t>
      </w:r>
    </w:p>
    <w:p>
      <w:pPr>
        <w:pStyle w:val="TextBody"/>
        <w:rPr/>
      </w:pPr>
      <w:r>
        <w:rPr/>
        <w:t>The relationship between threshold value, base temperature, and RMSE value is similar between the DT and TTT models (Figure 8-9). However, for TTT models, not all combinations of model threshold and base temperature produce models where a tree can reach the thermal time threshold. Because of this, changes in RMSE values for TTT models based on changes to model threshold or base temperature are never entirely independent of each other (Figure 9).</w:t>
      </w:r>
    </w:p>
    <w:p>
      <w:pPr>
        <w:pStyle w:val="FigurewithCaption"/>
        <w:rPr/>
      </w:pPr>
      <w:r>
        <w:rPr/>
        <w:drawing>
          <wp:inline distT="0" distB="0" distL="0" distR="0">
            <wp:extent cx="5334000" cy="4267200"/>
            <wp:effectExtent l="0" t="0" r="0" b="0"/>
            <wp:docPr id="9" name="Image8" descr="The RMSE optimization surface of the thermal time threshold and base temperature parameters in the Thermal Time Threshold model using the MinMax function. Results separated by cultivar. Grey indicates an invali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The RMSE optimization surface of the thermal time threshold and base temperature parameters in the Thermal Time Threshold model using the MinMax function. Results separated by cultivar. Grey indicates an invalid model."/>
                    <pic:cNvPicPr>
                      <a:picLocks noChangeAspect="1" noChangeArrowheads="1"/>
                    </pic:cNvPicPr>
                  </pic:nvPicPr>
                  <pic:blipFill>
                    <a:blip r:embed="rId10"/>
                    <a:stretch>
                      <a:fillRect/>
                    </a:stretch>
                  </pic:blipFill>
                  <pic:spPr bwMode="auto">
                    <a:xfrm>
                      <a:off x="0" y="0"/>
                      <a:ext cx="5334000" cy="4267200"/>
                    </a:xfrm>
                    <a:prstGeom prst="rect">
                      <a:avLst/>
                    </a:prstGeom>
                  </pic:spPr>
                </pic:pic>
              </a:graphicData>
            </a:graphic>
          </wp:inline>
        </w:drawing>
      </w:r>
    </w:p>
    <w:p>
      <w:pPr>
        <w:pStyle w:val="ImageCaption"/>
        <w:rPr/>
      </w:pPr>
      <w:r>
        <w:rPr/>
        <w:t>The RMSE optimization surface of the thermal time threshold and base temperature parameters in the Thermal Time Threshold model using the MinMax function. Results separated by cultivar. Grey indicates an invalid model.</w:t>
      </w:r>
    </w:p>
    <w:p>
      <w:pPr>
        <w:pStyle w:val="Heading3"/>
        <w:rPr/>
      </w:pPr>
      <w:bookmarkStart w:id="13" w:name="optimal-and-critical-temperatures"/>
      <w:bookmarkEnd w:id="13"/>
      <w:r>
        <w:rPr/>
        <w:t>Optimal and critical temperatures</w:t>
      </w:r>
    </w:p>
    <w:p>
      <w:pPr>
        <w:pStyle w:val="FirstParagraph"/>
        <w:rPr/>
      </w:pPr>
      <w:r>
        <w:rPr/>
        <w:t>For models with optimal and critical temperatures, it is clear that as long as those cardinal temperatures are above some "reasonable value", approximately 15°C to 25°C for the optimal temperatures and 40°C for critical temperatures, they had very little effect on RMSE (Figures S1-S2). This is in stark contrast to the threshold and base temperature parameters which very frequently had a narrow range of optimal values.</w:t>
      </w:r>
    </w:p>
    <w:p>
      <w:pPr>
        <w:pStyle w:val="TextBody"/>
        <w:rPr/>
      </w:pPr>
      <w:r>
        <w:rPr/>
        <w:t>These cardinal temperatures varied widely between cultivars, as well as between models of the same cultivar (Figures 10-11, Table S1). Additionally, many cultivars had cardinal temperatures that were estimated to be within a degree of each other making the visual depiction of them flat (For example, Chandler Asymcur). This is not biologically plausible, though it may tell us something about tree development. This problem is also less pronounced in the TTT models (Figure 11).</w:t>
      </w:r>
    </w:p>
    <w:p>
      <w:pPr>
        <w:pStyle w:val="FigurewithCaption"/>
        <w:rPr/>
      </w:pPr>
      <w:r>
        <w:rPr/>
        <w:drawing>
          <wp:inline distT="0" distB="0" distL="0" distR="0">
            <wp:extent cx="5334000" cy="4267200"/>
            <wp:effectExtent l="0" t="0" r="0" b="0"/>
            <wp:docPr id="10" name="Image9" descr="Comparison of different thermal time functional forms along with what temperatures the trees experience most, Day Threshol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Comparison of different thermal time functional forms along with what temperatures the trees experience most, Day Threshold model."/>
                    <pic:cNvPicPr>
                      <a:picLocks noChangeAspect="1" noChangeArrowheads="1"/>
                    </pic:cNvPicPr>
                  </pic:nvPicPr>
                  <pic:blipFill>
                    <a:blip r:embed="rId11"/>
                    <a:stretch>
                      <a:fillRect/>
                    </a:stretch>
                  </pic:blipFill>
                  <pic:spPr bwMode="auto">
                    <a:xfrm>
                      <a:off x="0" y="0"/>
                      <a:ext cx="5334000" cy="4267200"/>
                    </a:xfrm>
                    <a:prstGeom prst="rect">
                      <a:avLst/>
                    </a:prstGeom>
                  </pic:spPr>
                </pic:pic>
              </a:graphicData>
            </a:graphic>
          </wp:inline>
        </w:drawing>
      </w:r>
    </w:p>
    <w:p>
      <w:pPr>
        <w:pStyle w:val="ImageCaption"/>
        <w:rPr/>
      </w:pPr>
      <w:r>
        <w:rPr/>
        <w:t>Comparison of different thermal time functional forms along with what temperatures the trees experience most, Day Threshold model.</w:t>
      </w:r>
    </w:p>
    <w:p>
      <w:pPr>
        <w:pStyle w:val="FigurewithCaption"/>
        <w:rPr/>
      </w:pPr>
      <w:r>
        <w:rPr/>
        <w:drawing>
          <wp:inline distT="0" distB="0" distL="0" distR="0">
            <wp:extent cx="5334000" cy="4267200"/>
            <wp:effectExtent l="0" t="0" r="0" b="0"/>
            <wp:docPr id="11" name="Image10" descr="Comparison of different functional forms of thermal time accumulation along with what temperatures the trees experience most, Fu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Comparison of different functional forms of thermal time accumulation along with what temperatures the trees experience most, Full model."/>
                    <pic:cNvPicPr>
                      <a:picLocks noChangeAspect="1" noChangeArrowheads="1"/>
                    </pic:cNvPicPr>
                  </pic:nvPicPr>
                  <pic:blipFill>
                    <a:blip r:embed="rId12"/>
                    <a:stretch>
                      <a:fillRect/>
                    </a:stretch>
                  </pic:blipFill>
                  <pic:spPr bwMode="auto">
                    <a:xfrm>
                      <a:off x="0" y="0"/>
                      <a:ext cx="5334000" cy="4267200"/>
                    </a:xfrm>
                    <a:prstGeom prst="rect">
                      <a:avLst/>
                    </a:prstGeom>
                  </pic:spPr>
                </pic:pic>
              </a:graphicData>
            </a:graphic>
          </wp:inline>
        </w:drawing>
      </w:r>
    </w:p>
    <w:p>
      <w:pPr>
        <w:pStyle w:val="ImageCaption"/>
        <w:rPr/>
      </w:pPr>
      <w:r>
        <w:rPr/>
        <w:t>Comparison of different functional forms of thermal time accumulation along with what temperatures the trees experience most, Full model.</w:t>
      </w:r>
    </w:p>
    <w:p>
      <w:pPr>
        <w:pStyle w:val="Heading1"/>
        <w:rPr/>
      </w:pPr>
      <w:bookmarkStart w:id="14" w:name="discussion"/>
      <w:bookmarkEnd w:id="14"/>
      <w:r>
        <w:rPr/>
        <w:t>Discussion</w:t>
      </w:r>
    </w:p>
    <w:p>
      <w:pPr>
        <w:pStyle w:val="Heading2"/>
        <w:rPr/>
      </w:pPr>
      <w:bookmarkStart w:id="15" w:name="model-complexity"/>
      <w:bookmarkEnd w:id="15"/>
      <w:r>
        <w:rPr/>
        <w:t>Model complexity</w:t>
      </w:r>
    </w:p>
    <w:p>
      <w:pPr>
        <w:pStyle w:val="FirstParagraph"/>
        <w:rPr/>
      </w:pPr>
      <w:r>
        <w:rPr/>
        <w:t>Using the full model was more accurate than using the simplified model in almost all cases. This is because the variation in predicted season length values is greatest early on in crop development. Predicted season lengths from a linear regression will always have lower variance than observed season lengths, because of a statistical phenomenon called regression towards the mean. However, some models may capture the season length variation more effectively than others.</w:t>
      </w:r>
    </w:p>
    <w:p>
      <w:pPr>
        <w:pStyle w:val="TextBody"/>
        <w:rPr/>
      </w:pPr>
      <w:r>
        <w:rPr/>
        <w:t>This is the case with the full and simplified models. At the beginning of the season, variation in predicted season lengths increases as the amount of thermal time or days accumulated increases from zero to a non-zero value. At some point the variance in predictions hits a peak. This corresponds to the optimal threshold value. Then, as the season advances, the amount of variation in the predictions decreases. It is only in cases where the change in variance is very minimal that, the simplified models performed well. Biologically speaking, this seems to indicate that walnut development is especially sensitive to temperatures at the beginning of the season but less so later in the summer, at least under the conditions of our experiments.</w:t>
      </w:r>
    </w:p>
    <w:p>
      <w:pPr>
        <w:pStyle w:val="TextBody"/>
        <w:rPr/>
      </w:pPr>
      <w:r>
        <w:rPr/>
        <w:t>The idea that predicting the season length early on in the season would yield better predictions than predicting it later in the season may be counterintuitive. However, this approach is informed by our understanding of walnut biology. Walnuts have two main stages of development: cell division and differentiation, and cell enlargement During the cell division stage, the walnut creates all the cells it will need for the rest of its development. Then during the cell enlargement stage the tree pumps carbohydrates, fats, and other nutrients into the nut (D. E. Ramos 1997). It is generally thought that fruit and nut growth rates respond more to temperature during the cell division stage than during the cell enlargement stage (Warrington et al. 1999; Bertin 2005; Zhang et al. 2006). So, predicting season length early in the season may enable us to focus our maximize the proportion of our data that comes from the highly temperature sensitive cell division stage.</w:t>
      </w:r>
    </w:p>
    <w:p>
      <w:pPr>
        <w:pStyle w:val="TextBody"/>
        <w:rPr/>
      </w:pPr>
      <w:r>
        <w:rPr/>
        <w:t>Ideally, we would be able to identify the end of the cell division stage and only count thermal time during that period. Unfortunately, it is very difficult, as well as labor intensive to collect this data, so as of yet there is no time series of cell division end dates available for walnuts.</w:t>
      </w:r>
    </w:p>
    <w:p>
      <w:pPr>
        <w:pStyle w:val="Heading2"/>
        <w:rPr/>
      </w:pPr>
      <w:bookmarkStart w:id="16" w:name="model-optimization"/>
      <w:bookmarkEnd w:id="16"/>
      <w:r>
        <w:rPr/>
        <w:t>Model Optimization</w:t>
      </w:r>
    </w:p>
    <w:p>
      <w:pPr>
        <w:pStyle w:val="FirstParagraph"/>
        <w:rPr/>
      </w:pPr>
      <w:r>
        <w:rPr/>
        <w:t>Overall, the simplest thermal time functions performed the best. In particular, the LinearHour function used in conjunction with the TTT model produced reasonable results for all cultivars and is computationally simple to estimate. However, it does require hourly temperature estimates. If these are impossible to obtain, they can be interpolated using formulas from (</w:t>
      </w:r>
      <w:del w:id="11" w:author="Hijmans, Robert J." w:date="2017-10-30T13:17:00Z">
        <w:r>
          <w:rPr/>
          <w:delText xml:space="preserve">C. </w:delText>
        </w:r>
      </w:del>
      <w:r>
        <w:rPr/>
        <w:t>Cesaraccio et al. 2001). The more flexible functions, Triangle and Asymcur, were sensitive to overfitting and should be used with caution. The Anderson function performed worse than some of the simpler models for many of the cultivars. However, in situations where cardinal temperature optimization is not possible, it can present a viable option.</w:t>
      </w:r>
    </w:p>
    <w:p>
      <w:pPr>
        <w:pStyle w:val="TextBody"/>
        <w:rPr/>
      </w:pPr>
      <w:r>
        <w:rPr/>
        <w:t>Optimization clearly did not identify the biologically meaningful cardinal temperatures, especially in the DT models. One notable example was the estimation of base and optimal temperatures within one °C of each other in the DT models. This meant thermal time accumulation was extremely low. However, as the thresholds were also very low, this did not seem to unduly affect prediction, and the models with these parameters performed about as well as models with more reasonable cardinal temperatures.</w:t>
      </w:r>
    </w:p>
    <w:p>
      <w:pPr>
        <w:pStyle w:val="TextBody"/>
        <w:rPr/>
      </w:pPr>
      <w:r>
        <w:rPr/>
        <w:t>Another noteworthy issue was the instability of estimated optimal and critical cardinal temperatures. We suspect this is due to the fact that this dataset does not include data from trees experiencing warm enough temperatures early enough in the season to accurately estimate these parameters using empirical methods. Since we found that the temperatures early in the walnuts development seemed to have a disproportional effect on their development, it is likely that even though these trees may have experienced 40°C weather on occasion, it was late enough in the season, not to slow down nut development. Incorporating walnut data from areas with different climates could help remedy this problem.</w:t>
      </w:r>
    </w:p>
    <w:p>
      <w:pPr>
        <w:pStyle w:val="Heading2"/>
        <w:rPr/>
      </w:pPr>
      <w:bookmarkStart w:id="17" w:name="model-type"/>
      <w:bookmarkEnd w:id="17"/>
      <w:r>
        <w:rPr/>
        <w:t>Model Type</w:t>
      </w:r>
    </w:p>
    <w:p>
      <w:pPr>
        <w:pStyle w:val="FirstParagraph"/>
        <w:rPr/>
      </w:pPr>
      <w:r>
        <w:rPr/>
        <w:t>The DT and TTT models are roughly equivalent in terms of accuracy. However, their biological underpinnings are quite different. The DT model assumes that the determining factor in when various phenological stages begin or end is the day of the year, determined by photoperiod. The TTT model assumes that the ambient temperature the tree experiences has a greater effect in determining when phenological stages start and end than photoperiod does. Clearly, which assumption is appropriate will depend on what crop is being modeled.</w:t>
      </w:r>
    </w:p>
    <w:p>
      <w:pPr>
        <w:pStyle w:val="Heading2"/>
        <w:rPr/>
      </w:pPr>
      <w:bookmarkStart w:id="18" w:name="model-accuracy"/>
      <w:bookmarkEnd w:id="18"/>
      <w:r>
        <w:rPr/>
        <w:t>Model Accuracy</w:t>
      </w:r>
    </w:p>
    <w:p>
      <w:pPr>
        <w:pStyle w:val="FirstParagraph"/>
        <w:rPr/>
      </w:pPr>
      <w:r>
        <w:rPr/>
        <w:t>The UC Davis Walnut Breeding Program uses hull-split as their indicator of harvest readiness. It is easy to assess and accurate enough for the purposes of analyzing variety charactaristics. However, it is also affected by water and nitrogen availability, which can vary significantly from year to year (Goldhamer and Viveros 2000). Growers most commonly use an indicator called packing tissue brown (PTB), which correlates very strongly with nut quality and color (Sibbett et al. 1974). Unfortunately packing tissue brown is much more labor intensive to assess and so consequently not normally used in breeding programs, where exact harvest dates are not as critical. Because of this, model errors are higher than would be expected for data sets with packing tissue brown as the measure of harvest date.</w:t>
      </w:r>
    </w:p>
    <w:p>
      <w:pPr>
        <w:pStyle w:val="TextBody"/>
        <w:rPr/>
      </w:pPr>
      <w:r>
        <w:rPr/>
        <w:t>Model error values vary widely by cultivar. Unfortunately, the most commonly grown cultivar, Chandler, is also the hardest to predict. It is unclear why this is the case. One possibility is that Chandler walnuts are more affected by factors like humidity, that vary somewhat independently of harvest readiness but do affect hull split.</w:t>
      </w:r>
    </w:p>
    <w:p>
      <w:pPr>
        <w:pStyle w:val="Heading1"/>
        <w:rPr/>
      </w:pPr>
      <w:bookmarkStart w:id="19" w:name="conclusions"/>
      <w:bookmarkEnd w:id="19"/>
      <w:r>
        <w:rPr/>
        <w:t>Conclusions</w:t>
      </w:r>
    </w:p>
    <w:p>
      <w:pPr>
        <w:pStyle w:val="FirstParagraph"/>
        <w:rPr/>
      </w:pPr>
      <w:r>
        <w:rPr/>
        <w:t>For most cultivars, predicting season length (and harvest date) early in the season yields the most accurate results. This points towards a model of walnut development that is more responsive to temperature early on in the process. However, physiological studies are needed to confirm this. DT and TTT models performed similarly for walnuts, so any decision would need to be made on a basis of underlying biological knowledge. The more accurate models of thermal time accumulation did not perform better than the less accurate ones, and often suffered from overfitting. The key to realizing most of the reduction in model error is to fit either a full complexity DT or TTT model with a relatively simple thermal time function.</w:t>
      </w:r>
    </w:p>
    <w:p>
      <w:pPr>
        <w:pStyle w:val="Heading1"/>
        <w:rPr/>
      </w:pPr>
      <w:bookmarkStart w:id="20" w:name="supplemental-plots"/>
      <w:bookmarkEnd w:id="20"/>
      <w:r>
        <w:rPr/>
        <w:t>Supplemental Plots</w:t>
      </w:r>
    </w:p>
    <w:p>
      <w:pPr>
        <w:pStyle w:val="FigurewithCaption"/>
        <w:rPr/>
      </w:pPr>
      <w:r>
        <w:rPr/>
        <w:drawing>
          <wp:inline distT="0" distB="0" distL="0" distR="0">
            <wp:extent cx="5334000" cy="4267200"/>
            <wp:effectExtent l="0" t="0" r="0" b="0"/>
            <wp:docPr id="12" name="Image11" descr="S1: Optimization surface for the Day Threshold Model model using Flat function by cultivar. Grey indicates an invali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S1: Optimization surface for the Day Threshold Model model using Flat function by cultivar. Grey indicates an invalid model."/>
                    <pic:cNvPicPr>
                      <a:picLocks noChangeAspect="1" noChangeArrowheads="1"/>
                    </pic:cNvPicPr>
                  </pic:nvPicPr>
                  <pic:blipFill>
                    <a:blip r:embed="rId13"/>
                    <a:stretch>
                      <a:fillRect/>
                    </a:stretch>
                  </pic:blipFill>
                  <pic:spPr bwMode="auto">
                    <a:xfrm>
                      <a:off x="0" y="0"/>
                      <a:ext cx="5334000" cy="4267200"/>
                    </a:xfrm>
                    <a:prstGeom prst="rect">
                      <a:avLst/>
                    </a:prstGeom>
                  </pic:spPr>
                </pic:pic>
              </a:graphicData>
            </a:graphic>
          </wp:inline>
        </w:drawing>
      </w:r>
    </w:p>
    <w:p>
      <w:pPr>
        <w:pStyle w:val="ImageCaption"/>
        <w:rPr/>
      </w:pPr>
      <w:r>
        <w:rPr/>
        <w:t>S1: Optimization surface for the Day Threshold Model model using Flat function by cultivar. Grey indicates an invalid model.</w:t>
      </w:r>
    </w:p>
    <w:p>
      <w:pPr>
        <w:pStyle w:val="FigurewithCaption"/>
        <w:rPr/>
      </w:pPr>
      <w:r>
        <w:rPr/>
        <w:drawing>
          <wp:inline distT="0" distB="0" distL="0" distR="0">
            <wp:extent cx="5334000" cy="4267200"/>
            <wp:effectExtent l="0" t="0" r="0" b="0"/>
            <wp:docPr id="13" name="Image12" descr="S2: Optimization surface for Day Threshold model with Triangle function applied to the 'Payne' walnut cultivar. Base vs optimal temperature heat maps are shown by critical temperature. All temperatures are given in °C. Grey indicates an invali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S2: Optimization surface for Day Threshold model with Triangle function applied to the 'Payne' walnut cultivar. Base vs optimal temperature heat maps are shown by critical temperature. All temperatures are given in °C. Grey indicates an invalid model."/>
                    <pic:cNvPicPr>
                      <a:picLocks noChangeAspect="1" noChangeArrowheads="1"/>
                    </pic:cNvPicPr>
                  </pic:nvPicPr>
                  <pic:blipFill>
                    <a:blip r:embed="rId14"/>
                    <a:stretch>
                      <a:fillRect/>
                    </a:stretch>
                  </pic:blipFill>
                  <pic:spPr bwMode="auto">
                    <a:xfrm>
                      <a:off x="0" y="0"/>
                      <a:ext cx="5334000" cy="4267200"/>
                    </a:xfrm>
                    <a:prstGeom prst="rect">
                      <a:avLst/>
                    </a:prstGeom>
                  </pic:spPr>
                </pic:pic>
              </a:graphicData>
            </a:graphic>
          </wp:inline>
        </w:drawing>
      </w:r>
    </w:p>
    <w:p>
      <w:pPr>
        <w:pStyle w:val="ImageCaption"/>
        <w:rPr/>
      </w:pPr>
      <w:r>
        <w:rPr/>
        <w:t>S2: Optimization surface for Day Threshold model with Triangle function applied to the 'Payne' walnut cultivar. Base vs optimal temperature heat maps are shown by critical temperature. All temperatures are given in °C. Grey indicates an invalid model.</w:t>
      </w:r>
    </w:p>
    <w:p>
      <w:pPr>
        <w:pStyle w:val="TableCaption"/>
        <w:rPr/>
      </w:pPr>
      <w:r>
        <w:rPr/>
        <w:t>S3: Cardinal temperatures for all models. RMSE values are from Five fold cross-validation.</w:t>
      </w:r>
    </w:p>
    <w:tbl>
      <w:tblPr>
        <w:tblW w:w="9360" w:type="dxa"/>
        <w:jc w:val="left"/>
        <w:tblInd w:w="0" w:type="dxa"/>
        <w:tblBorders>
          <w:bottom w:val="single" w:sz="6" w:space="0" w:color="00000A"/>
          <w:insideH w:val="single" w:sz="6" w:space="0" w:color="00000A"/>
        </w:tblBorders>
        <w:tblCellMar>
          <w:top w:w="0" w:type="dxa"/>
          <w:left w:w="108" w:type="dxa"/>
          <w:bottom w:w="0" w:type="dxa"/>
          <w:right w:w="108" w:type="dxa"/>
        </w:tblCellMar>
        <w:tblLook w:val="07e0" w:noVBand="1" w:noHBand="1" w:lastColumn="1" w:firstColumn="1" w:lastRow="1" w:firstRow="1"/>
      </w:tblPr>
      <w:tblGrid>
        <w:gridCol w:w="1356"/>
        <w:gridCol w:w="1257"/>
        <w:gridCol w:w="1301"/>
        <w:gridCol w:w="1403"/>
        <w:gridCol w:w="1196"/>
        <w:gridCol w:w="701"/>
        <w:gridCol w:w="664"/>
        <w:gridCol w:w="663"/>
        <w:gridCol w:w="818"/>
      </w:tblGrid>
      <w:tr>
        <w:trPr/>
        <w:tc>
          <w:tcPr>
            <w:tcW w:w="1356" w:type="dxa"/>
            <w:tcBorders>
              <w:bottom w:val="single" w:sz="6" w:space="0" w:color="00000A"/>
              <w:insideH w:val="single" w:sz="6" w:space="0" w:color="00000A"/>
            </w:tcBorders>
            <w:shd w:fill="auto" w:val="clear"/>
            <w:vAlign w:val="bottom"/>
          </w:tcPr>
          <w:p>
            <w:pPr>
              <w:pStyle w:val="Compact"/>
              <w:spacing w:before="36" w:after="36"/>
              <w:jc w:val="center"/>
              <w:rPr/>
            </w:pPr>
            <w:r>
              <w:rPr/>
              <w:t>Cultivar</w:t>
            </w:r>
          </w:p>
        </w:tc>
        <w:tc>
          <w:tcPr>
            <w:tcW w:w="1257" w:type="dxa"/>
            <w:tcBorders>
              <w:bottom w:val="single" w:sz="6" w:space="0" w:color="00000A"/>
              <w:insideH w:val="single" w:sz="6" w:space="0" w:color="00000A"/>
            </w:tcBorders>
            <w:shd w:fill="auto" w:val="clear"/>
            <w:vAlign w:val="bottom"/>
          </w:tcPr>
          <w:p>
            <w:pPr>
              <w:pStyle w:val="Compact"/>
              <w:spacing w:before="36" w:after="36"/>
              <w:jc w:val="center"/>
              <w:rPr/>
            </w:pPr>
            <w:r>
              <w:rPr/>
              <w:t>Type</w:t>
            </w:r>
          </w:p>
        </w:tc>
        <w:tc>
          <w:tcPr>
            <w:tcW w:w="1301" w:type="dxa"/>
            <w:tcBorders>
              <w:bottom w:val="single" w:sz="6" w:space="0" w:color="00000A"/>
              <w:insideH w:val="single" w:sz="6" w:space="0" w:color="00000A"/>
            </w:tcBorders>
            <w:shd w:fill="auto" w:val="clear"/>
            <w:vAlign w:val="bottom"/>
          </w:tcPr>
          <w:p>
            <w:pPr>
              <w:pStyle w:val="Compact"/>
              <w:spacing w:before="36" w:after="36"/>
              <w:jc w:val="center"/>
              <w:rPr/>
            </w:pPr>
            <w:r>
              <w:rPr/>
              <w:t>Model</w:t>
            </w:r>
          </w:p>
        </w:tc>
        <w:tc>
          <w:tcPr>
            <w:tcW w:w="1403" w:type="dxa"/>
            <w:tcBorders>
              <w:bottom w:val="single" w:sz="6" w:space="0" w:color="00000A"/>
              <w:insideH w:val="single" w:sz="6" w:space="0" w:color="00000A"/>
            </w:tcBorders>
            <w:shd w:fill="auto" w:val="clear"/>
            <w:vAlign w:val="bottom"/>
          </w:tcPr>
          <w:p>
            <w:pPr>
              <w:pStyle w:val="Compact"/>
              <w:spacing w:before="36" w:after="36"/>
              <w:jc w:val="center"/>
              <w:rPr/>
            </w:pPr>
            <w:r>
              <w:rPr/>
              <w:t>Function</w:t>
            </w:r>
          </w:p>
        </w:tc>
        <w:tc>
          <w:tcPr>
            <w:tcW w:w="1196" w:type="dxa"/>
            <w:tcBorders>
              <w:bottom w:val="single" w:sz="6" w:space="0" w:color="00000A"/>
              <w:insideH w:val="single" w:sz="6" w:space="0" w:color="00000A"/>
            </w:tcBorders>
            <w:shd w:fill="auto" w:val="clear"/>
            <w:vAlign w:val="bottom"/>
          </w:tcPr>
          <w:p>
            <w:pPr>
              <w:pStyle w:val="Compact"/>
              <w:spacing w:before="36" w:after="36"/>
              <w:jc w:val="center"/>
              <w:rPr/>
            </w:pPr>
            <w:r>
              <w:rPr/>
              <w:t>Length</w:t>
            </w:r>
          </w:p>
        </w:tc>
        <w:tc>
          <w:tcPr>
            <w:tcW w:w="701" w:type="dxa"/>
            <w:tcBorders>
              <w:bottom w:val="single" w:sz="6" w:space="0" w:color="00000A"/>
              <w:insideH w:val="single" w:sz="6" w:space="0" w:color="00000A"/>
            </w:tcBorders>
            <w:shd w:fill="auto" w:val="clear"/>
            <w:vAlign w:val="bottom"/>
          </w:tcPr>
          <w:p>
            <w:pPr>
              <w:pStyle w:val="Compact"/>
              <w:spacing w:before="36" w:after="36"/>
              <w:jc w:val="center"/>
              <w:rPr/>
            </w:pPr>
            <w:r>
              <w:rPr/>
              <w:t>Base</w:t>
            </w:r>
          </w:p>
        </w:tc>
        <w:tc>
          <w:tcPr>
            <w:tcW w:w="664" w:type="dxa"/>
            <w:tcBorders>
              <w:bottom w:val="single" w:sz="6" w:space="0" w:color="00000A"/>
              <w:insideH w:val="single" w:sz="6" w:space="0" w:color="00000A"/>
            </w:tcBorders>
            <w:shd w:fill="auto" w:val="clear"/>
            <w:vAlign w:val="bottom"/>
          </w:tcPr>
          <w:p>
            <w:pPr>
              <w:pStyle w:val="Compact"/>
              <w:spacing w:before="36" w:after="36"/>
              <w:jc w:val="center"/>
              <w:rPr/>
            </w:pPr>
            <w:r>
              <w:rPr/>
              <w:t>Opt</w:t>
            </w:r>
          </w:p>
        </w:tc>
        <w:tc>
          <w:tcPr>
            <w:tcW w:w="663" w:type="dxa"/>
            <w:tcBorders>
              <w:bottom w:val="single" w:sz="6" w:space="0" w:color="00000A"/>
              <w:insideH w:val="single" w:sz="6" w:space="0" w:color="00000A"/>
            </w:tcBorders>
            <w:shd w:fill="auto" w:val="clear"/>
            <w:vAlign w:val="bottom"/>
          </w:tcPr>
          <w:p>
            <w:pPr>
              <w:pStyle w:val="Compact"/>
              <w:spacing w:before="36" w:after="36"/>
              <w:jc w:val="center"/>
              <w:rPr/>
            </w:pPr>
            <w:r>
              <w:rPr/>
              <w:t>Crit</w:t>
            </w:r>
          </w:p>
        </w:tc>
        <w:tc>
          <w:tcPr>
            <w:tcW w:w="818" w:type="dxa"/>
            <w:tcBorders>
              <w:bottom w:val="single" w:sz="6" w:space="0" w:color="00000A"/>
              <w:insideH w:val="single" w:sz="6" w:space="0" w:color="00000A"/>
            </w:tcBorders>
            <w:shd w:fill="auto" w:val="clear"/>
            <w:vAlign w:val="bottom"/>
          </w:tcPr>
          <w:p>
            <w:pPr>
              <w:pStyle w:val="Compact"/>
              <w:spacing w:before="36" w:after="36"/>
              <w:jc w:val="center"/>
              <w:rPr/>
            </w:pPr>
            <w:r>
              <w:rPr/>
              <w:t>RMSE</w:t>
            </w:r>
          </w:p>
        </w:tc>
      </w:tr>
      <w:tr>
        <w:trPr/>
        <w:tc>
          <w:tcPr>
            <w:tcW w:w="1356" w:type="dxa"/>
            <w:tcBorders/>
            <w:shd w:fill="auto" w:val="clear"/>
          </w:tcPr>
          <w:p>
            <w:pPr>
              <w:pStyle w:val="Compact"/>
              <w:spacing w:before="36" w:after="36"/>
              <w:jc w:val="center"/>
              <w:rPr/>
            </w:pPr>
            <w:r>
              <w:rPr/>
              <w:t>Amigo</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Anderson</w:t>
            </w:r>
          </w:p>
        </w:tc>
        <w:tc>
          <w:tcPr>
            <w:tcW w:w="1196" w:type="dxa"/>
            <w:tcBorders/>
            <w:shd w:fill="auto" w:val="clear"/>
          </w:tcPr>
          <w:p>
            <w:pPr>
              <w:pStyle w:val="Compact"/>
              <w:spacing w:before="36" w:after="36"/>
              <w:jc w:val="center"/>
              <w:rPr/>
            </w:pPr>
            <w:r>
              <w:rPr/>
              <w:t>39.00</w:t>
            </w:r>
          </w:p>
        </w:tc>
        <w:tc>
          <w:tcPr>
            <w:tcW w:w="701" w:type="dxa"/>
            <w:tcBorders/>
            <w:shd w:fill="auto" w:val="clear"/>
          </w:tcPr>
          <w:p>
            <w:pPr>
              <w:pStyle w:val="Compact"/>
              <w:spacing w:before="36" w:after="36"/>
              <w:jc w:val="center"/>
              <w:rPr/>
            </w:pPr>
            <w:r>
              <w:rPr/>
              <w:t>4</w:t>
            </w:r>
          </w:p>
        </w:tc>
        <w:tc>
          <w:tcPr>
            <w:tcW w:w="664" w:type="dxa"/>
            <w:tcBorders/>
            <w:shd w:fill="auto" w:val="clear"/>
          </w:tcPr>
          <w:p>
            <w:pPr>
              <w:pStyle w:val="Compact"/>
              <w:spacing w:before="36" w:after="36"/>
              <w:jc w:val="center"/>
              <w:rPr/>
            </w:pPr>
            <w:r>
              <w:rPr/>
              <w:t>25</w:t>
            </w:r>
          </w:p>
        </w:tc>
        <w:tc>
          <w:tcPr>
            <w:tcW w:w="663" w:type="dxa"/>
            <w:tcBorders/>
            <w:shd w:fill="auto" w:val="clear"/>
          </w:tcPr>
          <w:p>
            <w:pPr>
              <w:pStyle w:val="Compact"/>
              <w:spacing w:before="36" w:after="36"/>
              <w:jc w:val="center"/>
              <w:rPr/>
            </w:pPr>
            <w:r>
              <w:rPr/>
              <w:t>36</w:t>
            </w:r>
          </w:p>
        </w:tc>
        <w:tc>
          <w:tcPr>
            <w:tcW w:w="818" w:type="dxa"/>
            <w:tcBorders/>
            <w:shd w:fill="auto" w:val="clear"/>
          </w:tcPr>
          <w:p>
            <w:pPr>
              <w:pStyle w:val="Compact"/>
              <w:spacing w:before="36" w:after="36"/>
              <w:jc w:val="center"/>
              <w:rPr/>
            </w:pPr>
            <w:r>
              <w:rPr/>
              <w:t>7.11</w:t>
            </w:r>
          </w:p>
        </w:tc>
      </w:tr>
      <w:tr>
        <w:trPr/>
        <w:tc>
          <w:tcPr>
            <w:tcW w:w="1356" w:type="dxa"/>
            <w:tcBorders/>
            <w:shd w:fill="auto" w:val="clear"/>
          </w:tcPr>
          <w:p>
            <w:pPr>
              <w:pStyle w:val="Compact"/>
              <w:spacing w:before="36" w:after="36"/>
              <w:jc w:val="center"/>
              <w:rPr/>
            </w:pPr>
            <w:r>
              <w:rPr/>
              <w:t>Amigo</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MinMax</w:t>
            </w:r>
          </w:p>
        </w:tc>
        <w:tc>
          <w:tcPr>
            <w:tcW w:w="1196" w:type="dxa"/>
            <w:tcBorders/>
            <w:shd w:fill="auto" w:val="clear"/>
          </w:tcPr>
          <w:p>
            <w:pPr>
              <w:pStyle w:val="Compact"/>
              <w:spacing w:before="36" w:after="36"/>
              <w:jc w:val="center"/>
              <w:rPr/>
            </w:pPr>
            <w:r>
              <w:rPr/>
              <w:t>38.00</w:t>
            </w:r>
          </w:p>
        </w:tc>
        <w:tc>
          <w:tcPr>
            <w:tcW w:w="701" w:type="dxa"/>
            <w:tcBorders/>
            <w:shd w:fill="auto" w:val="clear"/>
          </w:tcPr>
          <w:p>
            <w:pPr>
              <w:pStyle w:val="Compact"/>
              <w:spacing w:before="36" w:after="36"/>
              <w:jc w:val="center"/>
              <w:rPr/>
            </w:pPr>
            <w:r>
              <w:rPr/>
              <w:t>18.3</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6.64</w:t>
            </w:r>
          </w:p>
        </w:tc>
      </w:tr>
      <w:tr>
        <w:trPr/>
        <w:tc>
          <w:tcPr>
            <w:tcW w:w="1356" w:type="dxa"/>
            <w:tcBorders/>
            <w:shd w:fill="auto" w:val="clear"/>
          </w:tcPr>
          <w:p>
            <w:pPr>
              <w:pStyle w:val="Compact"/>
              <w:spacing w:before="36" w:after="36"/>
              <w:jc w:val="center"/>
              <w:rPr/>
            </w:pPr>
            <w:r>
              <w:rPr/>
              <w:t>Amigo</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LinearDay</w:t>
            </w:r>
          </w:p>
        </w:tc>
        <w:tc>
          <w:tcPr>
            <w:tcW w:w="1196" w:type="dxa"/>
            <w:tcBorders/>
            <w:shd w:fill="auto" w:val="clear"/>
          </w:tcPr>
          <w:p>
            <w:pPr>
              <w:pStyle w:val="Compact"/>
              <w:spacing w:before="36" w:after="36"/>
              <w:jc w:val="center"/>
              <w:rPr/>
            </w:pPr>
            <w:r>
              <w:rPr/>
              <w:t>37.00</w:t>
            </w:r>
          </w:p>
        </w:tc>
        <w:tc>
          <w:tcPr>
            <w:tcW w:w="701" w:type="dxa"/>
            <w:tcBorders/>
            <w:shd w:fill="auto" w:val="clear"/>
          </w:tcPr>
          <w:p>
            <w:pPr>
              <w:pStyle w:val="Compact"/>
              <w:spacing w:before="36" w:after="36"/>
              <w:jc w:val="center"/>
              <w:rPr/>
            </w:pPr>
            <w:r>
              <w:rPr/>
              <w:t>16.3</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6.36</w:t>
            </w:r>
          </w:p>
        </w:tc>
      </w:tr>
      <w:tr>
        <w:trPr/>
        <w:tc>
          <w:tcPr>
            <w:tcW w:w="1356" w:type="dxa"/>
            <w:tcBorders/>
            <w:shd w:fill="auto" w:val="clear"/>
          </w:tcPr>
          <w:p>
            <w:pPr>
              <w:pStyle w:val="Compact"/>
              <w:spacing w:before="36" w:after="36"/>
              <w:jc w:val="center"/>
              <w:rPr/>
            </w:pPr>
            <w:r>
              <w:rPr/>
              <w:t>Amigo</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LinearHour</w:t>
            </w:r>
          </w:p>
        </w:tc>
        <w:tc>
          <w:tcPr>
            <w:tcW w:w="1196" w:type="dxa"/>
            <w:tcBorders/>
            <w:shd w:fill="auto" w:val="clear"/>
          </w:tcPr>
          <w:p>
            <w:pPr>
              <w:pStyle w:val="Compact"/>
              <w:spacing w:before="36" w:after="36"/>
              <w:jc w:val="center"/>
              <w:rPr/>
            </w:pPr>
            <w:r>
              <w:rPr/>
              <w:t>37.00</w:t>
            </w:r>
          </w:p>
        </w:tc>
        <w:tc>
          <w:tcPr>
            <w:tcW w:w="701" w:type="dxa"/>
            <w:tcBorders/>
            <w:shd w:fill="auto" w:val="clear"/>
          </w:tcPr>
          <w:p>
            <w:pPr>
              <w:pStyle w:val="Compact"/>
              <w:spacing w:before="36" w:after="36"/>
              <w:jc w:val="center"/>
              <w:rPr/>
            </w:pPr>
            <w:r>
              <w:rPr/>
              <w:t>10.7</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6.64</w:t>
            </w:r>
          </w:p>
        </w:tc>
      </w:tr>
      <w:tr>
        <w:trPr/>
        <w:tc>
          <w:tcPr>
            <w:tcW w:w="1356" w:type="dxa"/>
            <w:tcBorders/>
            <w:shd w:fill="auto" w:val="clear"/>
          </w:tcPr>
          <w:p>
            <w:pPr>
              <w:pStyle w:val="Compact"/>
              <w:spacing w:before="36" w:after="36"/>
              <w:jc w:val="center"/>
              <w:rPr/>
            </w:pPr>
            <w:r>
              <w:rPr/>
              <w:t>Amigo</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Plateau</w:t>
            </w:r>
          </w:p>
        </w:tc>
        <w:tc>
          <w:tcPr>
            <w:tcW w:w="1196" w:type="dxa"/>
            <w:tcBorders/>
            <w:shd w:fill="auto" w:val="clear"/>
          </w:tcPr>
          <w:p>
            <w:pPr>
              <w:pStyle w:val="Compact"/>
              <w:spacing w:before="36" w:after="36"/>
              <w:jc w:val="center"/>
              <w:rPr/>
            </w:pPr>
            <w:r>
              <w:rPr/>
              <w:t>57.00</w:t>
            </w:r>
          </w:p>
        </w:tc>
        <w:tc>
          <w:tcPr>
            <w:tcW w:w="701" w:type="dxa"/>
            <w:tcBorders/>
            <w:shd w:fill="auto" w:val="clear"/>
          </w:tcPr>
          <w:p>
            <w:pPr>
              <w:pStyle w:val="Compact"/>
              <w:spacing w:before="36" w:after="36"/>
              <w:jc w:val="center"/>
              <w:rPr/>
            </w:pPr>
            <w:r>
              <w:rPr/>
              <w:t>14.9</w:t>
            </w:r>
          </w:p>
        </w:tc>
        <w:tc>
          <w:tcPr>
            <w:tcW w:w="664" w:type="dxa"/>
            <w:tcBorders/>
            <w:shd w:fill="auto" w:val="clear"/>
          </w:tcPr>
          <w:p>
            <w:pPr>
              <w:pStyle w:val="Compact"/>
              <w:spacing w:before="36" w:after="36"/>
              <w:jc w:val="center"/>
              <w:rPr/>
            </w:pPr>
            <w:r>
              <w:rPr/>
              <w:t>15</w:t>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7.04</w:t>
            </w:r>
          </w:p>
        </w:tc>
      </w:tr>
      <w:tr>
        <w:trPr/>
        <w:tc>
          <w:tcPr>
            <w:tcW w:w="1356" w:type="dxa"/>
            <w:tcBorders/>
            <w:shd w:fill="auto" w:val="clear"/>
          </w:tcPr>
          <w:p>
            <w:pPr>
              <w:pStyle w:val="Compact"/>
              <w:spacing w:before="36" w:after="36"/>
              <w:jc w:val="center"/>
              <w:rPr/>
            </w:pPr>
            <w:r>
              <w:rPr/>
              <w:t>Amigo</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Triangle</w:t>
            </w:r>
          </w:p>
        </w:tc>
        <w:tc>
          <w:tcPr>
            <w:tcW w:w="1196" w:type="dxa"/>
            <w:tcBorders/>
            <w:shd w:fill="auto" w:val="clear"/>
          </w:tcPr>
          <w:p>
            <w:pPr>
              <w:pStyle w:val="Compact"/>
              <w:spacing w:before="36" w:after="36"/>
              <w:jc w:val="center"/>
              <w:rPr/>
            </w:pPr>
            <w:r>
              <w:rPr/>
              <w:t>57.00</w:t>
            </w:r>
          </w:p>
        </w:tc>
        <w:tc>
          <w:tcPr>
            <w:tcW w:w="701" w:type="dxa"/>
            <w:tcBorders/>
            <w:shd w:fill="auto" w:val="clear"/>
          </w:tcPr>
          <w:p>
            <w:pPr>
              <w:pStyle w:val="Compact"/>
              <w:spacing w:before="36" w:after="36"/>
              <w:jc w:val="center"/>
              <w:rPr/>
            </w:pPr>
            <w:r>
              <w:rPr/>
              <w:t>14.9</w:t>
            </w:r>
          </w:p>
        </w:tc>
        <w:tc>
          <w:tcPr>
            <w:tcW w:w="664" w:type="dxa"/>
            <w:tcBorders/>
            <w:shd w:fill="auto" w:val="clear"/>
          </w:tcPr>
          <w:p>
            <w:pPr>
              <w:pStyle w:val="Compact"/>
              <w:spacing w:before="36" w:after="36"/>
              <w:jc w:val="center"/>
              <w:rPr/>
            </w:pPr>
            <w:r>
              <w:rPr/>
              <w:t>15</w:t>
            </w:r>
          </w:p>
        </w:tc>
        <w:tc>
          <w:tcPr>
            <w:tcW w:w="663" w:type="dxa"/>
            <w:tcBorders/>
            <w:shd w:fill="auto" w:val="clear"/>
          </w:tcPr>
          <w:p>
            <w:pPr>
              <w:pStyle w:val="Compact"/>
              <w:spacing w:before="36" w:after="36"/>
              <w:jc w:val="center"/>
              <w:rPr/>
            </w:pPr>
            <w:r>
              <w:rPr/>
              <w:t>100</w:t>
            </w:r>
          </w:p>
        </w:tc>
        <w:tc>
          <w:tcPr>
            <w:tcW w:w="818" w:type="dxa"/>
            <w:tcBorders/>
            <w:shd w:fill="auto" w:val="clear"/>
          </w:tcPr>
          <w:p>
            <w:pPr>
              <w:pStyle w:val="Compact"/>
              <w:spacing w:before="36" w:after="36"/>
              <w:jc w:val="center"/>
              <w:rPr/>
            </w:pPr>
            <w:r>
              <w:rPr/>
              <w:t>7.60</w:t>
            </w:r>
          </w:p>
        </w:tc>
      </w:tr>
      <w:tr>
        <w:trPr/>
        <w:tc>
          <w:tcPr>
            <w:tcW w:w="1356" w:type="dxa"/>
            <w:tcBorders/>
            <w:shd w:fill="auto" w:val="clear"/>
          </w:tcPr>
          <w:p>
            <w:pPr>
              <w:pStyle w:val="Compact"/>
              <w:spacing w:before="36" w:after="36"/>
              <w:jc w:val="center"/>
              <w:rPr/>
            </w:pPr>
            <w:r>
              <w:rPr/>
              <w:t>Amigo</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Asymcur</w:t>
            </w:r>
          </w:p>
        </w:tc>
        <w:tc>
          <w:tcPr>
            <w:tcW w:w="1196" w:type="dxa"/>
            <w:tcBorders/>
            <w:shd w:fill="auto" w:val="clear"/>
          </w:tcPr>
          <w:p>
            <w:pPr>
              <w:pStyle w:val="Compact"/>
              <w:spacing w:before="36" w:after="36"/>
              <w:jc w:val="center"/>
              <w:rPr/>
            </w:pPr>
            <w:r>
              <w:rPr/>
              <w:t>37.00</w:t>
            </w:r>
          </w:p>
        </w:tc>
        <w:tc>
          <w:tcPr>
            <w:tcW w:w="701" w:type="dxa"/>
            <w:tcBorders/>
            <w:shd w:fill="auto" w:val="clear"/>
          </w:tcPr>
          <w:p>
            <w:pPr>
              <w:pStyle w:val="Compact"/>
              <w:spacing w:before="36" w:after="36"/>
              <w:jc w:val="center"/>
              <w:rPr/>
            </w:pPr>
            <w:r>
              <w:rPr/>
              <w:t>0.2</w:t>
            </w:r>
          </w:p>
        </w:tc>
        <w:tc>
          <w:tcPr>
            <w:tcW w:w="664" w:type="dxa"/>
            <w:tcBorders/>
            <w:shd w:fill="auto" w:val="clear"/>
          </w:tcPr>
          <w:p>
            <w:pPr>
              <w:pStyle w:val="Compact"/>
              <w:spacing w:before="36" w:after="36"/>
              <w:jc w:val="center"/>
              <w:rPr/>
            </w:pPr>
            <w:r>
              <w:rPr/>
              <w:t>10.6</w:t>
            </w:r>
          </w:p>
        </w:tc>
        <w:tc>
          <w:tcPr>
            <w:tcW w:w="663" w:type="dxa"/>
            <w:tcBorders/>
            <w:shd w:fill="auto" w:val="clear"/>
          </w:tcPr>
          <w:p>
            <w:pPr>
              <w:pStyle w:val="Compact"/>
              <w:spacing w:before="36" w:after="36"/>
              <w:jc w:val="center"/>
              <w:rPr/>
            </w:pPr>
            <w:r>
              <w:rPr/>
              <w:t>15.2</w:t>
            </w:r>
          </w:p>
        </w:tc>
        <w:tc>
          <w:tcPr>
            <w:tcW w:w="818" w:type="dxa"/>
            <w:tcBorders/>
            <w:shd w:fill="auto" w:val="clear"/>
          </w:tcPr>
          <w:p>
            <w:pPr>
              <w:pStyle w:val="Compact"/>
              <w:spacing w:before="36" w:after="36"/>
              <w:jc w:val="center"/>
              <w:rPr/>
            </w:pPr>
            <w:r>
              <w:rPr/>
              <w:t>7.70</w:t>
            </w:r>
          </w:p>
        </w:tc>
      </w:tr>
      <w:tr>
        <w:trPr/>
        <w:tc>
          <w:tcPr>
            <w:tcW w:w="1356" w:type="dxa"/>
            <w:tcBorders/>
            <w:shd w:fill="auto" w:val="clear"/>
          </w:tcPr>
          <w:p>
            <w:pPr>
              <w:pStyle w:val="Compact"/>
              <w:spacing w:before="36" w:after="36"/>
              <w:jc w:val="center"/>
              <w:rPr/>
            </w:pPr>
            <w:r>
              <w:rPr/>
              <w:t>Ashley</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Anderson</w:t>
            </w:r>
          </w:p>
        </w:tc>
        <w:tc>
          <w:tcPr>
            <w:tcW w:w="1196" w:type="dxa"/>
            <w:tcBorders/>
            <w:shd w:fill="auto" w:val="clear"/>
          </w:tcPr>
          <w:p>
            <w:pPr>
              <w:pStyle w:val="Compact"/>
              <w:spacing w:before="36" w:after="36"/>
              <w:jc w:val="center"/>
              <w:rPr/>
            </w:pPr>
            <w:r>
              <w:rPr/>
              <w:t>57.00</w:t>
            </w:r>
          </w:p>
        </w:tc>
        <w:tc>
          <w:tcPr>
            <w:tcW w:w="701" w:type="dxa"/>
            <w:tcBorders/>
            <w:shd w:fill="auto" w:val="clear"/>
          </w:tcPr>
          <w:p>
            <w:pPr>
              <w:pStyle w:val="Compact"/>
              <w:spacing w:before="36" w:after="36"/>
              <w:jc w:val="center"/>
              <w:rPr/>
            </w:pPr>
            <w:r>
              <w:rPr/>
              <w:t>4</w:t>
            </w:r>
          </w:p>
        </w:tc>
        <w:tc>
          <w:tcPr>
            <w:tcW w:w="664" w:type="dxa"/>
            <w:tcBorders/>
            <w:shd w:fill="auto" w:val="clear"/>
          </w:tcPr>
          <w:p>
            <w:pPr>
              <w:pStyle w:val="Compact"/>
              <w:spacing w:before="36" w:after="36"/>
              <w:jc w:val="center"/>
              <w:rPr/>
            </w:pPr>
            <w:r>
              <w:rPr/>
              <w:t>25</w:t>
            </w:r>
          </w:p>
        </w:tc>
        <w:tc>
          <w:tcPr>
            <w:tcW w:w="663" w:type="dxa"/>
            <w:tcBorders/>
            <w:shd w:fill="auto" w:val="clear"/>
          </w:tcPr>
          <w:p>
            <w:pPr>
              <w:pStyle w:val="Compact"/>
              <w:spacing w:before="36" w:after="36"/>
              <w:jc w:val="center"/>
              <w:rPr/>
            </w:pPr>
            <w:r>
              <w:rPr/>
              <w:t>36</w:t>
            </w:r>
          </w:p>
        </w:tc>
        <w:tc>
          <w:tcPr>
            <w:tcW w:w="818" w:type="dxa"/>
            <w:tcBorders/>
            <w:shd w:fill="auto" w:val="clear"/>
          </w:tcPr>
          <w:p>
            <w:pPr>
              <w:pStyle w:val="Compact"/>
              <w:spacing w:before="36" w:after="36"/>
              <w:jc w:val="center"/>
              <w:rPr/>
            </w:pPr>
            <w:r>
              <w:rPr/>
              <w:t>6.11</w:t>
            </w:r>
          </w:p>
        </w:tc>
      </w:tr>
      <w:tr>
        <w:trPr/>
        <w:tc>
          <w:tcPr>
            <w:tcW w:w="1356" w:type="dxa"/>
            <w:tcBorders/>
            <w:shd w:fill="auto" w:val="clear"/>
          </w:tcPr>
          <w:p>
            <w:pPr>
              <w:pStyle w:val="Compact"/>
              <w:spacing w:before="36" w:after="36"/>
              <w:jc w:val="center"/>
              <w:rPr/>
            </w:pPr>
            <w:r>
              <w:rPr/>
              <w:t>Ashley</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MinMax</w:t>
            </w:r>
          </w:p>
        </w:tc>
        <w:tc>
          <w:tcPr>
            <w:tcW w:w="1196" w:type="dxa"/>
            <w:tcBorders/>
            <w:shd w:fill="auto" w:val="clear"/>
          </w:tcPr>
          <w:p>
            <w:pPr>
              <w:pStyle w:val="Compact"/>
              <w:spacing w:before="36" w:after="36"/>
              <w:jc w:val="center"/>
              <w:rPr/>
            </w:pPr>
            <w:r>
              <w:rPr/>
              <w:t>63.00</w:t>
            </w:r>
          </w:p>
        </w:tc>
        <w:tc>
          <w:tcPr>
            <w:tcW w:w="701" w:type="dxa"/>
            <w:tcBorders/>
            <w:shd w:fill="auto" w:val="clear"/>
          </w:tcPr>
          <w:p>
            <w:pPr>
              <w:pStyle w:val="Compact"/>
              <w:spacing w:before="36" w:after="36"/>
              <w:jc w:val="center"/>
              <w:rPr/>
            </w:pPr>
            <w:r>
              <w:rPr/>
              <w:t>13.1</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5.70</w:t>
            </w:r>
          </w:p>
        </w:tc>
      </w:tr>
      <w:tr>
        <w:trPr/>
        <w:tc>
          <w:tcPr>
            <w:tcW w:w="1356" w:type="dxa"/>
            <w:tcBorders/>
            <w:shd w:fill="auto" w:val="clear"/>
          </w:tcPr>
          <w:p>
            <w:pPr>
              <w:pStyle w:val="Compact"/>
              <w:spacing w:before="36" w:after="36"/>
              <w:jc w:val="center"/>
              <w:rPr/>
            </w:pPr>
            <w:r>
              <w:rPr/>
              <w:t>Ashley</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LinearDay</w:t>
            </w:r>
          </w:p>
        </w:tc>
        <w:tc>
          <w:tcPr>
            <w:tcW w:w="1196" w:type="dxa"/>
            <w:tcBorders/>
            <w:shd w:fill="auto" w:val="clear"/>
          </w:tcPr>
          <w:p>
            <w:pPr>
              <w:pStyle w:val="Compact"/>
              <w:spacing w:before="36" w:after="36"/>
              <w:jc w:val="center"/>
              <w:rPr/>
            </w:pPr>
            <w:r>
              <w:rPr/>
              <w:t>63.00</w:t>
            </w:r>
          </w:p>
        </w:tc>
        <w:tc>
          <w:tcPr>
            <w:tcW w:w="701" w:type="dxa"/>
            <w:tcBorders/>
            <w:shd w:fill="auto" w:val="clear"/>
          </w:tcPr>
          <w:p>
            <w:pPr>
              <w:pStyle w:val="Compact"/>
              <w:spacing w:before="36" w:after="36"/>
              <w:jc w:val="center"/>
              <w:rPr/>
            </w:pPr>
            <w:r>
              <w:rPr/>
              <w:t>12.3</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5.71</w:t>
            </w:r>
          </w:p>
        </w:tc>
      </w:tr>
      <w:tr>
        <w:trPr/>
        <w:tc>
          <w:tcPr>
            <w:tcW w:w="1356" w:type="dxa"/>
            <w:tcBorders/>
            <w:shd w:fill="auto" w:val="clear"/>
          </w:tcPr>
          <w:p>
            <w:pPr>
              <w:pStyle w:val="Compact"/>
              <w:spacing w:before="36" w:after="36"/>
              <w:jc w:val="center"/>
              <w:rPr/>
            </w:pPr>
            <w:r>
              <w:rPr/>
              <w:t>Ashley</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LinearHour</w:t>
            </w:r>
          </w:p>
        </w:tc>
        <w:tc>
          <w:tcPr>
            <w:tcW w:w="1196" w:type="dxa"/>
            <w:tcBorders/>
            <w:shd w:fill="auto" w:val="clear"/>
          </w:tcPr>
          <w:p>
            <w:pPr>
              <w:pStyle w:val="Compact"/>
              <w:spacing w:before="36" w:after="36"/>
              <w:jc w:val="center"/>
              <w:rPr/>
            </w:pPr>
            <w:r>
              <w:rPr/>
              <w:t>64.00</w:t>
            </w:r>
          </w:p>
        </w:tc>
        <w:tc>
          <w:tcPr>
            <w:tcW w:w="701" w:type="dxa"/>
            <w:tcBorders/>
            <w:shd w:fill="auto" w:val="clear"/>
          </w:tcPr>
          <w:p>
            <w:pPr>
              <w:pStyle w:val="Compact"/>
              <w:spacing w:before="36" w:after="36"/>
              <w:jc w:val="center"/>
              <w:rPr/>
            </w:pPr>
            <w:r>
              <w:rPr/>
              <w:t>12.5</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5.61</w:t>
            </w:r>
          </w:p>
        </w:tc>
      </w:tr>
      <w:tr>
        <w:trPr/>
        <w:tc>
          <w:tcPr>
            <w:tcW w:w="1356" w:type="dxa"/>
            <w:tcBorders/>
            <w:shd w:fill="auto" w:val="clear"/>
          </w:tcPr>
          <w:p>
            <w:pPr>
              <w:pStyle w:val="Compact"/>
              <w:spacing w:before="36" w:after="36"/>
              <w:jc w:val="center"/>
              <w:rPr/>
            </w:pPr>
            <w:r>
              <w:rPr/>
              <w:t>Ashley</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Plateau</w:t>
            </w:r>
          </w:p>
        </w:tc>
        <w:tc>
          <w:tcPr>
            <w:tcW w:w="1196" w:type="dxa"/>
            <w:tcBorders/>
            <w:shd w:fill="auto" w:val="clear"/>
          </w:tcPr>
          <w:p>
            <w:pPr>
              <w:pStyle w:val="Compact"/>
              <w:spacing w:before="36" w:after="36"/>
              <w:jc w:val="center"/>
              <w:rPr/>
            </w:pPr>
            <w:r>
              <w:rPr/>
              <w:t>64.00</w:t>
            </w:r>
          </w:p>
        </w:tc>
        <w:tc>
          <w:tcPr>
            <w:tcW w:w="701" w:type="dxa"/>
            <w:tcBorders/>
            <w:shd w:fill="auto" w:val="clear"/>
          </w:tcPr>
          <w:p>
            <w:pPr>
              <w:pStyle w:val="Compact"/>
              <w:spacing w:before="36" w:after="36"/>
              <w:jc w:val="center"/>
              <w:rPr/>
            </w:pPr>
            <w:r>
              <w:rPr/>
              <w:t>12.5</w:t>
            </w:r>
          </w:p>
        </w:tc>
        <w:tc>
          <w:tcPr>
            <w:tcW w:w="664" w:type="dxa"/>
            <w:tcBorders/>
            <w:shd w:fill="auto" w:val="clear"/>
          </w:tcPr>
          <w:p>
            <w:pPr>
              <w:pStyle w:val="Compact"/>
              <w:spacing w:before="36" w:after="36"/>
              <w:jc w:val="center"/>
              <w:rPr/>
            </w:pPr>
            <w:r>
              <w:rPr/>
              <w:t>38.6</w:t>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5.79</w:t>
            </w:r>
          </w:p>
        </w:tc>
      </w:tr>
      <w:tr>
        <w:trPr/>
        <w:tc>
          <w:tcPr>
            <w:tcW w:w="1356" w:type="dxa"/>
            <w:tcBorders/>
            <w:shd w:fill="auto" w:val="clear"/>
          </w:tcPr>
          <w:p>
            <w:pPr>
              <w:pStyle w:val="Compact"/>
              <w:spacing w:before="36" w:after="36"/>
              <w:jc w:val="center"/>
              <w:rPr/>
            </w:pPr>
            <w:r>
              <w:rPr/>
              <w:t>Ashley</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Triangle</w:t>
            </w:r>
          </w:p>
        </w:tc>
        <w:tc>
          <w:tcPr>
            <w:tcW w:w="1196" w:type="dxa"/>
            <w:tcBorders/>
            <w:shd w:fill="auto" w:val="clear"/>
          </w:tcPr>
          <w:p>
            <w:pPr>
              <w:pStyle w:val="Compact"/>
              <w:spacing w:before="36" w:after="36"/>
              <w:jc w:val="center"/>
              <w:rPr/>
            </w:pPr>
            <w:r>
              <w:rPr/>
              <w:t>64.00</w:t>
            </w:r>
          </w:p>
        </w:tc>
        <w:tc>
          <w:tcPr>
            <w:tcW w:w="701" w:type="dxa"/>
            <w:tcBorders/>
            <w:shd w:fill="auto" w:val="clear"/>
          </w:tcPr>
          <w:p>
            <w:pPr>
              <w:pStyle w:val="Compact"/>
              <w:spacing w:before="36" w:after="36"/>
              <w:jc w:val="center"/>
              <w:rPr/>
            </w:pPr>
            <w:r>
              <w:rPr/>
              <w:t>12.5</w:t>
            </w:r>
          </w:p>
        </w:tc>
        <w:tc>
          <w:tcPr>
            <w:tcW w:w="664" w:type="dxa"/>
            <w:tcBorders/>
            <w:shd w:fill="auto" w:val="clear"/>
          </w:tcPr>
          <w:p>
            <w:pPr>
              <w:pStyle w:val="Compact"/>
              <w:spacing w:before="36" w:after="36"/>
              <w:jc w:val="center"/>
              <w:rPr/>
            </w:pPr>
            <w:r>
              <w:rPr/>
              <w:t>76.3</w:t>
            </w:r>
          </w:p>
        </w:tc>
        <w:tc>
          <w:tcPr>
            <w:tcW w:w="663" w:type="dxa"/>
            <w:tcBorders/>
            <w:shd w:fill="auto" w:val="clear"/>
          </w:tcPr>
          <w:p>
            <w:pPr>
              <w:pStyle w:val="Compact"/>
              <w:spacing w:before="36" w:after="36"/>
              <w:jc w:val="center"/>
              <w:rPr/>
            </w:pPr>
            <w:r>
              <w:rPr/>
              <w:t>88.3</w:t>
            </w:r>
          </w:p>
        </w:tc>
        <w:tc>
          <w:tcPr>
            <w:tcW w:w="818" w:type="dxa"/>
            <w:tcBorders/>
            <w:shd w:fill="auto" w:val="clear"/>
          </w:tcPr>
          <w:p>
            <w:pPr>
              <w:pStyle w:val="Compact"/>
              <w:spacing w:before="36" w:after="36"/>
              <w:jc w:val="center"/>
              <w:rPr/>
            </w:pPr>
            <w:r>
              <w:rPr/>
              <w:t>5.72</w:t>
            </w:r>
          </w:p>
        </w:tc>
      </w:tr>
      <w:tr>
        <w:trPr/>
        <w:tc>
          <w:tcPr>
            <w:tcW w:w="1356" w:type="dxa"/>
            <w:tcBorders/>
            <w:shd w:fill="auto" w:val="clear"/>
          </w:tcPr>
          <w:p>
            <w:pPr>
              <w:pStyle w:val="Compact"/>
              <w:spacing w:before="36" w:after="36"/>
              <w:jc w:val="center"/>
              <w:rPr/>
            </w:pPr>
            <w:r>
              <w:rPr/>
              <w:t>Ashley</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Asymcur</w:t>
            </w:r>
          </w:p>
        </w:tc>
        <w:tc>
          <w:tcPr>
            <w:tcW w:w="1196" w:type="dxa"/>
            <w:tcBorders/>
            <w:shd w:fill="auto" w:val="clear"/>
          </w:tcPr>
          <w:p>
            <w:pPr>
              <w:pStyle w:val="Compact"/>
              <w:spacing w:before="36" w:after="36"/>
              <w:jc w:val="center"/>
              <w:rPr/>
            </w:pPr>
            <w:r>
              <w:rPr/>
              <w:t>64.00</w:t>
            </w:r>
          </w:p>
        </w:tc>
        <w:tc>
          <w:tcPr>
            <w:tcW w:w="701" w:type="dxa"/>
            <w:tcBorders/>
            <w:shd w:fill="auto" w:val="clear"/>
          </w:tcPr>
          <w:p>
            <w:pPr>
              <w:pStyle w:val="Compact"/>
              <w:spacing w:before="36" w:after="36"/>
              <w:jc w:val="center"/>
              <w:rPr/>
            </w:pPr>
            <w:r>
              <w:rPr/>
              <w:t>7.9</w:t>
            </w:r>
          </w:p>
        </w:tc>
        <w:tc>
          <w:tcPr>
            <w:tcW w:w="664" w:type="dxa"/>
            <w:tcBorders/>
            <w:shd w:fill="auto" w:val="clear"/>
          </w:tcPr>
          <w:p>
            <w:pPr>
              <w:pStyle w:val="Compact"/>
              <w:spacing w:before="36" w:after="36"/>
              <w:jc w:val="center"/>
              <w:rPr/>
            </w:pPr>
            <w:r>
              <w:rPr/>
              <w:t>40.8</w:t>
            </w:r>
          </w:p>
        </w:tc>
        <w:tc>
          <w:tcPr>
            <w:tcW w:w="663" w:type="dxa"/>
            <w:tcBorders/>
            <w:shd w:fill="auto" w:val="clear"/>
          </w:tcPr>
          <w:p>
            <w:pPr>
              <w:pStyle w:val="Compact"/>
              <w:spacing w:before="36" w:after="36"/>
              <w:jc w:val="center"/>
              <w:rPr/>
            </w:pPr>
            <w:r>
              <w:rPr/>
              <w:t>82.2</w:t>
            </w:r>
          </w:p>
        </w:tc>
        <w:tc>
          <w:tcPr>
            <w:tcW w:w="818" w:type="dxa"/>
            <w:tcBorders/>
            <w:shd w:fill="auto" w:val="clear"/>
          </w:tcPr>
          <w:p>
            <w:pPr>
              <w:pStyle w:val="Compact"/>
              <w:spacing w:before="36" w:after="36"/>
              <w:jc w:val="center"/>
              <w:rPr/>
            </w:pPr>
            <w:r>
              <w:rPr/>
              <w:t>5.79</w:t>
            </w:r>
          </w:p>
        </w:tc>
      </w:tr>
      <w:tr>
        <w:trPr/>
        <w:tc>
          <w:tcPr>
            <w:tcW w:w="1356" w:type="dxa"/>
            <w:tcBorders/>
            <w:shd w:fill="auto" w:val="clear"/>
          </w:tcPr>
          <w:p>
            <w:pPr>
              <w:pStyle w:val="Compact"/>
              <w:spacing w:before="36" w:after="36"/>
              <w:jc w:val="center"/>
              <w:rPr/>
            </w:pPr>
            <w:r>
              <w:rPr/>
              <w:t>Chandler</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Anderson</w:t>
            </w:r>
          </w:p>
        </w:tc>
        <w:tc>
          <w:tcPr>
            <w:tcW w:w="1196" w:type="dxa"/>
            <w:tcBorders/>
            <w:shd w:fill="auto" w:val="clear"/>
          </w:tcPr>
          <w:p>
            <w:pPr>
              <w:pStyle w:val="Compact"/>
              <w:spacing w:before="36" w:after="36"/>
              <w:jc w:val="center"/>
              <w:rPr/>
            </w:pPr>
            <w:r>
              <w:rPr/>
              <w:t>47.00</w:t>
            </w:r>
          </w:p>
        </w:tc>
        <w:tc>
          <w:tcPr>
            <w:tcW w:w="701" w:type="dxa"/>
            <w:tcBorders/>
            <w:shd w:fill="auto" w:val="clear"/>
          </w:tcPr>
          <w:p>
            <w:pPr>
              <w:pStyle w:val="Compact"/>
              <w:spacing w:before="36" w:after="36"/>
              <w:jc w:val="center"/>
              <w:rPr/>
            </w:pPr>
            <w:r>
              <w:rPr/>
              <w:t>4</w:t>
            </w:r>
          </w:p>
        </w:tc>
        <w:tc>
          <w:tcPr>
            <w:tcW w:w="664" w:type="dxa"/>
            <w:tcBorders/>
            <w:shd w:fill="auto" w:val="clear"/>
          </w:tcPr>
          <w:p>
            <w:pPr>
              <w:pStyle w:val="Compact"/>
              <w:spacing w:before="36" w:after="36"/>
              <w:jc w:val="center"/>
              <w:rPr/>
            </w:pPr>
            <w:r>
              <w:rPr/>
              <w:t>25</w:t>
            </w:r>
          </w:p>
        </w:tc>
        <w:tc>
          <w:tcPr>
            <w:tcW w:w="663" w:type="dxa"/>
            <w:tcBorders/>
            <w:shd w:fill="auto" w:val="clear"/>
          </w:tcPr>
          <w:p>
            <w:pPr>
              <w:pStyle w:val="Compact"/>
              <w:spacing w:before="36" w:after="36"/>
              <w:jc w:val="center"/>
              <w:rPr/>
            </w:pPr>
            <w:r>
              <w:rPr/>
              <w:t>36</w:t>
            </w:r>
          </w:p>
        </w:tc>
        <w:tc>
          <w:tcPr>
            <w:tcW w:w="818" w:type="dxa"/>
            <w:tcBorders/>
            <w:shd w:fill="auto" w:val="clear"/>
          </w:tcPr>
          <w:p>
            <w:pPr>
              <w:pStyle w:val="Compact"/>
              <w:spacing w:before="36" w:after="36"/>
              <w:jc w:val="center"/>
              <w:rPr/>
            </w:pPr>
            <w:r>
              <w:rPr/>
              <w:t>7.21</w:t>
            </w:r>
          </w:p>
        </w:tc>
      </w:tr>
      <w:tr>
        <w:trPr/>
        <w:tc>
          <w:tcPr>
            <w:tcW w:w="1356" w:type="dxa"/>
            <w:tcBorders/>
            <w:shd w:fill="auto" w:val="clear"/>
          </w:tcPr>
          <w:p>
            <w:pPr>
              <w:pStyle w:val="Compact"/>
              <w:spacing w:before="36" w:after="36"/>
              <w:jc w:val="center"/>
              <w:rPr/>
            </w:pPr>
            <w:r>
              <w:rPr/>
              <w:t>Chandler</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MinMax</w:t>
            </w:r>
          </w:p>
        </w:tc>
        <w:tc>
          <w:tcPr>
            <w:tcW w:w="1196" w:type="dxa"/>
            <w:tcBorders/>
            <w:shd w:fill="auto" w:val="clear"/>
          </w:tcPr>
          <w:p>
            <w:pPr>
              <w:pStyle w:val="Compact"/>
              <w:spacing w:before="36" w:after="36"/>
              <w:jc w:val="center"/>
              <w:rPr/>
            </w:pPr>
            <w:r>
              <w:rPr/>
              <w:t>38.00</w:t>
            </w:r>
          </w:p>
        </w:tc>
        <w:tc>
          <w:tcPr>
            <w:tcW w:w="701" w:type="dxa"/>
            <w:tcBorders/>
            <w:shd w:fill="auto" w:val="clear"/>
          </w:tcPr>
          <w:p>
            <w:pPr>
              <w:pStyle w:val="Compact"/>
              <w:spacing w:before="36" w:after="36"/>
              <w:jc w:val="center"/>
              <w:rPr/>
            </w:pPr>
            <w:r>
              <w:rPr/>
              <w:t>17.4</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7.59</w:t>
            </w:r>
          </w:p>
        </w:tc>
      </w:tr>
      <w:tr>
        <w:trPr/>
        <w:tc>
          <w:tcPr>
            <w:tcW w:w="1356" w:type="dxa"/>
            <w:tcBorders/>
            <w:shd w:fill="auto" w:val="clear"/>
          </w:tcPr>
          <w:p>
            <w:pPr>
              <w:pStyle w:val="Compact"/>
              <w:spacing w:before="36" w:after="36"/>
              <w:jc w:val="center"/>
              <w:rPr/>
            </w:pPr>
            <w:r>
              <w:rPr/>
              <w:t>Chandler</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LinearDay</w:t>
            </w:r>
          </w:p>
        </w:tc>
        <w:tc>
          <w:tcPr>
            <w:tcW w:w="1196" w:type="dxa"/>
            <w:tcBorders/>
            <w:shd w:fill="auto" w:val="clear"/>
          </w:tcPr>
          <w:p>
            <w:pPr>
              <w:pStyle w:val="Compact"/>
              <w:spacing w:before="36" w:after="36"/>
              <w:jc w:val="center"/>
              <w:rPr/>
            </w:pPr>
            <w:r>
              <w:rPr/>
              <w:t>31.00</w:t>
            </w:r>
          </w:p>
        </w:tc>
        <w:tc>
          <w:tcPr>
            <w:tcW w:w="701" w:type="dxa"/>
            <w:tcBorders/>
            <w:shd w:fill="auto" w:val="clear"/>
          </w:tcPr>
          <w:p>
            <w:pPr>
              <w:pStyle w:val="Compact"/>
              <w:spacing w:before="36" w:after="36"/>
              <w:jc w:val="center"/>
              <w:rPr/>
            </w:pPr>
            <w:r>
              <w:rPr/>
              <w:t>14.7</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7.59</w:t>
            </w:r>
          </w:p>
        </w:tc>
      </w:tr>
      <w:tr>
        <w:trPr/>
        <w:tc>
          <w:tcPr>
            <w:tcW w:w="1356" w:type="dxa"/>
            <w:tcBorders/>
            <w:shd w:fill="auto" w:val="clear"/>
          </w:tcPr>
          <w:p>
            <w:pPr>
              <w:pStyle w:val="Compact"/>
              <w:spacing w:before="36" w:after="36"/>
              <w:jc w:val="center"/>
              <w:rPr/>
            </w:pPr>
            <w:r>
              <w:rPr/>
              <w:t>Chandler</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LinearHour</w:t>
            </w:r>
          </w:p>
        </w:tc>
        <w:tc>
          <w:tcPr>
            <w:tcW w:w="1196" w:type="dxa"/>
            <w:tcBorders/>
            <w:shd w:fill="auto" w:val="clear"/>
          </w:tcPr>
          <w:p>
            <w:pPr>
              <w:pStyle w:val="Compact"/>
              <w:spacing w:before="36" w:after="36"/>
              <w:jc w:val="center"/>
              <w:rPr/>
            </w:pPr>
            <w:r>
              <w:rPr/>
              <w:t>38.00</w:t>
            </w:r>
          </w:p>
        </w:tc>
        <w:tc>
          <w:tcPr>
            <w:tcW w:w="701" w:type="dxa"/>
            <w:tcBorders/>
            <w:shd w:fill="auto" w:val="clear"/>
          </w:tcPr>
          <w:p>
            <w:pPr>
              <w:pStyle w:val="Compact"/>
              <w:spacing w:before="36" w:after="36"/>
              <w:jc w:val="center"/>
              <w:rPr/>
            </w:pPr>
            <w:r>
              <w:rPr/>
              <w:t>18</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7.60</w:t>
            </w:r>
          </w:p>
        </w:tc>
      </w:tr>
      <w:tr>
        <w:trPr/>
        <w:tc>
          <w:tcPr>
            <w:tcW w:w="1356" w:type="dxa"/>
            <w:tcBorders/>
            <w:shd w:fill="auto" w:val="clear"/>
          </w:tcPr>
          <w:p>
            <w:pPr>
              <w:pStyle w:val="Compact"/>
              <w:spacing w:before="36" w:after="36"/>
              <w:jc w:val="center"/>
              <w:rPr/>
            </w:pPr>
            <w:r>
              <w:rPr/>
              <w:t>Chandler</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Plateau</w:t>
            </w:r>
          </w:p>
        </w:tc>
        <w:tc>
          <w:tcPr>
            <w:tcW w:w="1196" w:type="dxa"/>
            <w:tcBorders/>
            <w:shd w:fill="auto" w:val="clear"/>
          </w:tcPr>
          <w:p>
            <w:pPr>
              <w:pStyle w:val="Compact"/>
              <w:spacing w:before="36" w:after="36"/>
              <w:jc w:val="center"/>
              <w:rPr/>
            </w:pPr>
            <w:r>
              <w:rPr/>
              <w:t>37.00</w:t>
            </w:r>
          </w:p>
        </w:tc>
        <w:tc>
          <w:tcPr>
            <w:tcW w:w="701" w:type="dxa"/>
            <w:tcBorders/>
            <w:shd w:fill="auto" w:val="clear"/>
          </w:tcPr>
          <w:p>
            <w:pPr>
              <w:pStyle w:val="Compact"/>
              <w:spacing w:before="36" w:after="36"/>
              <w:jc w:val="center"/>
              <w:rPr/>
            </w:pPr>
            <w:r>
              <w:rPr/>
              <w:t>21.9</w:t>
            </w:r>
          </w:p>
        </w:tc>
        <w:tc>
          <w:tcPr>
            <w:tcW w:w="664" w:type="dxa"/>
            <w:tcBorders/>
            <w:shd w:fill="auto" w:val="clear"/>
          </w:tcPr>
          <w:p>
            <w:pPr>
              <w:pStyle w:val="Compact"/>
              <w:spacing w:before="36" w:after="36"/>
              <w:jc w:val="center"/>
              <w:rPr/>
            </w:pPr>
            <w:r>
              <w:rPr/>
              <w:t>22</w:t>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7.55</w:t>
            </w:r>
          </w:p>
        </w:tc>
      </w:tr>
      <w:tr>
        <w:trPr/>
        <w:tc>
          <w:tcPr>
            <w:tcW w:w="1356" w:type="dxa"/>
            <w:tcBorders/>
            <w:shd w:fill="auto" w:val="clear"/>
          </w:tcPr>
          <w:p>
            <w:pPr>
              <w:pStyle w:val="Compact"/>
              <w:spacing w:before="36" w:after="36"/>
              <w:jc w:val="center"/>
              <w:rPr/>
            </w:pPr>
            <w:r>
              <w:rPr/>
              <w:t>Chandler</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Triangle</w:t>
            </w:r>
          </w:p>
        </w:tc>
        <w:tc>
          <w:tcPr>
            <w:tcW w:w="1196" w:type="dxa"/>
            <w:tcBorders/>
            <w:shd w:fill="auto" w:val="clear"/>
          </w:tcPr>
          <w:p>
            <w:pPr>
              <w:pStyle w:val="Compact"/>
              <w:spacing w:before="36" w:after="36"/>
              <w:jc w:val="center"/>
              <w:rPr/>
            </w:pPr>
            <w:r>
              <w:rPr/>
              <w:t>49.00</w:t>
            </w:r>
          </w:p>
        </w:tc>
        <w:tc>
          <w:tcPr>
            <w:tcW w:w="701" w:type="dxa"/>
            <w:tcBorders/>
            <w:shd w:fill="auto" w:val="clear"/>
          </w:tcPr>
          <w:p>
            <w:pPr>
              <w:pStyle w:val="Compact"/>
              <w:spacing w:before="36" w:after="36"/>
              <w:jc w:val="center"/>
              <w:rPr/>
            </w:pPr>
            <w:r>
              <w:rPr/>
              <w:t>23.3</w:t>
            </w:r>
          </w:p>
        </w:tc>
        <w:tc>
          <w:tcPr>
            <w:tcW w:w="664" w:type="dxa"/>
            <w:tcBorders/>
            <w:shd w:fill="auto" w:val="clear"/>
          </w:tcPr>
          <w:p>
            <w:pPr>
              <w:pStyle w:val="Compact"/>
              <w:spacing w:before="36" w:after="36"/>
              <w:jc w:val="center"/>
              <w:rPr/>
            </w:pPr>
            <w:r>
              <w:rPr/>
              <w:t>23.4</w:t>
            </w:r>
          </w:p>
        </w:tc>
        <w:tc>
          <w:tcPr>
            <w:tcW w:w="663" w:type="dxa"/>
            <w:tcBorders/>
            <w:shd w:fill="auto" w:val="clear"/>
          </w:tcPr>
          <w:p>
            <w:pPr>
              <w:pStyle w:val="Compact"/>
              <w:spacing w:before="36" w:after="36"/>
              <w:jc w:val="center"/>
              <w:rPr/>
            </w:pPr>
            <w:r>
              <w:rPr/>
              <w:t>24.6</w:t>
            </w:r>
          </w:p>
        </w:tc>
        <w:tc>
          <w:tcPr>
            <w:tcW w:w="818" w:type="dxa"/>
            <w:tcBorders/>
            <w:shd w:fill="auto" w:val="clear"/>
          </w:tcPr>
          <w:p>
            <w:pPr>
              <w:pStyle w:val="Compact"/>
              <w:spacing w:before="36" w:after="36"/>
              <w:jc w:val="center"/>
              <w:rPr/>
            </w:pPr>
            <w:r>
              <w:rPr/>
              <w:t>8.32</w:t>
            </w:r>
          </w:p>
        </w:tc>
      </w:tr>
      <w:tr>
        <w:trPr/>
        <w:tc>
          <w:tcPr>
            <w:tcW w:w="1356" w:type="dxa"/>
            <w:tcBorders/>
            <w:shd w:fill="auto" w:val="clear"/>
          </w:tcPr>
          <w:p>
            <w:pPr>
              <w:pStyle w:val="Compact"/>
              <w:spacing w:before="36" w:after="36"/>
              <w:jc w:val="center"/>
              <w:rPr/>
            </w:pPr>
            <w:r>
              <w:rPr/>
              <w:t>Chandler</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Asymcur</w:t>
            </w:r>
          </w:p>
        </w:tc>
        <w:tc>
          <w:tcPr>
            <w:tcW w:w="1196" w:type="dxa"/>
            <w:tcBorders/>
            <w:shd w:fill="auto" w:val="clear"/>
          </w:tcPr>
          <w:p>
            <w:pPr>
              <w:pStyle w:val="Compact"/>
              <w:spacing w:before="36" w:after="36"/>
              <w:jc w:val="center"/>
              <w:rPr/>
            </w:pPr>
            <w:r>
              <w:rPr/>
              <w:t>49.00</w:t>
            </w:r>
          </w:p>
        </w:tc>
        <w:tc>
          <w:tcPr>
            <w:tcW w:w="701" w:type="dxa"/>
            <w:tcBorders/>
            <w:shd w:fill="auto" w:val="clear"/>
          </w:tcPr>
          <w:p>
            <w:pPr>
              <w:pStyle w:val="Compact"/>
              <w:spacing w:before="36" w:after="36"/>
              <w:jc w:val="center"/>
              <w:rPr/>
            </w:pPr>
            <w:r>
              <w:rPr/>
              <w:t>23.1</w:t>
            </w:r>
          </w:p>
        </w:tc>
        <w:tc>
          <w:tcPr>
            <w:tcW w:w="664" w:type="dxa"/>
            <w:tcBorders/>
            <w:shd w:fill="auto" w:val="clear"/>
          </w:tcPr>
          <w:p>
            <w:pPr>
              <w:pStyle w:val="Compact"/>
              <w:spacing w:before="36" w:after="36"/>
              <w:jc w:val="center"/>
              <w:rPr/>
            </w:pPr>
            <w:r>
              <w:rPr/>
              <w:t>23.5</w:t>
            </w:r>
          </w:p>
        </w:tc>
        <w:tc>
          <w:tcPr>
            <w:tcW w:w="663" w:type="dxa"/>
            <w:tcBorders/>
            <w:shd w:fill="auto" w:val="clear"/>
          </w:tcPr>
          <w:p>
            <w:pPr>
              <w:pStyle w:val="Compact"/>
              <w:spacing w:before="36" w:after="36"/>
              <w:jc w:val="center"/>
              <w:rPr/>
            </w:pPr>
            <w:r>
              <w:rPr/>
              <w:t>25.4</w:t>
            </w:r>
          </w:p>
        </w:tc>
        <w:tc>
          <w:tcPr>
            <w:tcW w:w="818" w:type="dxa"/>
            <w:tcBorders/>
            <w:shd w:fill="auto" w:val="clear"/>
          </w:tcPr>
          <w:p>
            <w:pPr>
              <w:pStyle w:val="Compact"/>
              <w:spacing w:before="36" w:after="36"/>
              <w:jc w:val="center"/>
              <w:rPr/>
            </w:pPr>
            <w:r>
              <w:rPr/>
              <w:t>8.29</w:t>
            </w:r>
          </w:p>
        </w:tc>
      </w:tr>
      <w:tr>
        <w:trPr/>
        <w:tc>
          <w:tcPr>
            <w:tcW w:w="1356" w:type="dxa"/>
            <w:tcBorders/>
            <w:shd w:fill="auto" w:val="clear"/>
          </w:tcPr>
          <w:p>
            <w:pPr>
              <w:pStyle w:val="Compact"/>
              <w:spacing w:before="36" w:after="36"/>
              <w:jc w:val="center"/>
              <w:rPr/>
            </w:pPr>
            <w:r>
              <w:rPr/>
              <w:t>Chico</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Anderson</w:t>
            </w:r>
          </w:p>
        </w:tc>
        <w:tc>
          <w:tcPr>
            <w:tcW w:w="1196" w:type="dxa"/>
            <w:tcBorders/>
            <w:shd w:fill="auto" w:val="clear"/>
          </w:tcPr>
          <w:p>
            <w:pPr>
              <w:pStyle w:val="Compact"/>
              <w:spacing w:before="36" w:after="36"/>
              <w:jc w:val="center"/>
              <w:rPr/>
            </w:pPr>
            <w:r>
              <w:rPr/>
              <w:t>52.00</w:t>
            </w:r>
          </w:p>
        </w:tc>
        <w:tc>
          <w:tcPr>
            <w:tcW w:w="701" w:type="dxa"/>
            <w:tcBorders/>
            <w:shd w:fill="auto" w:val="clear"/>
          </w:tcPr>
          <w:p>
            <w:pPr>
              <w:pStyle w:val="Compact"/>
              <w:spacing w:before="36" w:after="36"/>
              <w:jc w:val="center"/>
              <w:rPr/>
            </w:pPr>
            <w:r>
              <w:rPr/>
              <w:t>4</w:t>
            </w:r>
          </w:p>
        </w:tc>
        <w:tc>
          <w:tcPr>
            <w:tcW w:w="664" w:type="dxa"/>
            <w:tcBorders/>
            <w:shd w:fill="auto" w:val="clear"/>
          </w:tcPr>
          <w:p>
            <w:pPr>
              <w:pStyle w:val="Compact"/>
              <w:spacing w:before="36" w:after="36"/>
              <w:jc w:val="center"/>
              <w:rPr/>
            </w:pPr>
            <w:r>
              <w:rPr/>
              <w:t>25</w:t>
            </w:r>
          </w:p>
        </w:tc>
        <w:tc>
          <w:tcPr>
            <w:tcW w:w="663" w:type="dxa"/>
            <w:tcBorders/>
            <w:shd w:fill="auto" w:val="clear"/>
          </w:tcPr>
          <w:p>
            <w:pPr>
              <w:pStyle w:val="Compact"/>
              <w:spacing w:before="36" w:after="36"/>
              <w:jc w:val="center"/>
              <w:rPr/>
            </w:pPr>
            <w:r>
              <w:rPr/>
              <w:t>36</w:t>
            </w:r>
          </w:p>
        </w:tc>
        <w:tc>
          <w:tcPr>
            <w:tcW w:w="818" w:type="dxa"/>
            <w:tcBorders/>
            <w:shd w:fill="auto" w:val="clear"/>
          </w:tcPr>
          <w:p>
            <w:pPr>
              <w:pStyle w:val="Compact"/>
              <w:spacing w:before="36" w:after="36"/>
              <w:jc w:val="center"/>
              <w:rPr/>
            </w:pPr>
            <w:r>
              <w:rPr/>
              <w:t>5.69</w:t>
            </w:r>
          </w:p>
        </w:tc>
      </w:tr>
      <w:tr>
        <w:trPr/>
        <w:tc>
          <w:tcPr>
            <w:tcW w:w="1356" w:type="dxa"/>
            <w:tcBorders/>
            <w:shd w:fill="auto" w:val="clear"/>
          </w:tcPr>
          <w:p>
            <w:pPr>
              <w:pStyle w:val="Compact"/>
              <w:spacing w:before="36" w:after="36"/>
              <w:jc w:val="center"/>
              <w:rPr/>
            </w:pPr>
            <w:r>
              <w:rPr/>
              <w:t>Chico</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MinMax</w:t>
            </w:r>
          </w:p>
        </w:tc>
        <w:tc>
          <w:tcPr>
            <w:tcW w:w="1196" w:type="dxa"/>
            <w:tcBorders/>
            <w:shd w:fill="auto" w:val="clear"/>
          </w:tcPr>
          <w:p>
            <w:pPr>
              <w:pStyle w:val="Compact"/>
              <w:spacing w:before="36" w:after="36"/>
              <w:jc w:val="center"/>
              <w:rPr/>
            </w:pPr>
            <w:r>
              <w:rPr/>
              <w:t>47.00</w:t>
            </w:r>
          </w:p>
        </w:tc>
        <w:tc>
          <w:tcPr>
            <w:tcW w:w="701" w:type="dxa"/>
            <w:tcBorders/>
            <w:shd w:fill="auto" w:val="clear"/>
          </w:tcPr>
          <w:p>
            <w:pPr>
              <w:pStyle w:val="Compact"/>
              <w:spacing w:before="36" w:after="36"/>
              <w:jc w:val="center"/>
              <w:rPr/>
            </w:pPr>
            <w:r>
              <w:rPr/>
              <w:t>15.2</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5.21</w:t>
            </w:r>
          </w:p>
        </w:tc>
      </w:tr>
      <w:tr>
        <w:trPr/>
        <w:tc>
          <w:tcPr>
            <w:tcW w:w="1356" w:type="dxa"/>
            <w:tcBorders/>
            <w:shd w:fill="auto" w:val="clear"/>
          </w:tcPr>
          <w:p>
            <w:pPr>
              <w:pStyle w:val="Compact"/>
              <w:spacing w:before="36" w:after="36"/>
              <w:jc w:val="center"/>
              <w:rPr/>
            </w:pPr>
            <w:r>
              <w:rPr/>
              <w:t>Chico</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LinearDay</w:t>
            </w:r>
          </w:p>
        </w:tc>
        <w:tc>
          <w:tcPr>
            <w:tcW w:w="1196" w:type="dxa"/>
            <w:tcBorders/>
            <w:shd w:fill="auto" w:val="clear"/>
          </w:tcPr>
          <w:p>
            <w:pPr>
              <w:pStyle w:val="Compact"/>
              <w:spacing w:before="36" w:after="36"/>
              <w:jc w:val="center"/>
              <w:rPr/>
            </w:pPr>
            <w:r>
              <w:rPr/>
              <w:t>47.00</w:t>
            </w:r>
          </w:p>
        </w:tc>
        <w:tc>
          <w:tcPr>
            <w:tcW w:w="701" w:type="dxa"/>
            <w:tcBorders/>
            <w:shd w:fill="auto" w:val="clear"/>
          </w:tcPr>
          <w:p>
            <w:pPr>
              <w:pStyle w:val="Compact"/>
              <w:spacing w:before="36" w:after="36"/>
              <w:jc w:val="center"/>
              <w:rPr/>
            </w:pPr>
            <w:r>
              <w:rPr/>
              <w:t>12.5</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5.28</w:t>
            </w:r>
          </w:p>
        </w:tc>
      </w:tr>
      <w:tr>
        <w:trPr/>
        <w:tc>
          <w:tcPr>
            <w:tcW w:w="1356" w:type="dxa"/>
            <w:tcBorders/>
            <w:shd w:fill="auto" w:val="clear"/>
          </w:tcPr>
          <w:p>
            <w:pPr>
              <w:pStyle w:val="Compact"/>
              <w:spacing w:before="36" w:after="36"/>
              <w:jc w:val="center"/>
              <w:rPr/>
            </w:pPr>
            <w:r>
              <w:rPr/>
              <w:t>Chico</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LinearHour</w:t>
            </w:r>
          </w:p>
        </w:tc>
        <w:tc>
          <w:tcPr>
            <w:tcW w:w="1196" w:type="dxa"/>
            <w:tcBorders/>
            <w:shd w:fill="auto" w:val="clear"/>
          </w:tcPr>
          <w:p>
            <w:pPr>
              <w:pStyle w:val="Compact"/>
              <w:spacing w:before="36" w:after="36"/>
              <w:jc w:val="center"/>
              <w:rPr/>
            </w:pPr>
            <w:r>
              <w:rPr/>
              <w:t>48.00</w:t>
            </w:r>
          </w:p>
        </w:tc>
        <w:tc>
          <w:tcPr>
            <w:tcW w:w="701" w:type="dxa"/>
            <w:tcBorders/>
            <w:shd w:fill="auto" w:val="clear"/>
          </w:tcPr>
          <w:p>
            <w:pPr>
              <w:pStyle w:val="Compact"/>
              <w:spacing w:before="36" w:after="36"/>
              <w:jc w:val="center"/>
              <w:rPr/>
            </w:pPr>
            <w:r>
              <w:rPr/>
              <w:t>16.3</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4.95</w:t>
            </w:r>
          </w:p>
        </w:tc>
      </w:tr>
      <w:tr>
        <w:trPr/>
        <w:tc>
          <w:tcPr>
            <w:tcW w:w="1356" w:type="dxa"/>
            <w:tcBorders/>
            <w:shd w:fill="auto" w:val="clear"/>
          </w:tcPr>
          <w:p>
            <w:pPr>
              <w:pStyle w:val="Compact"/>
              <w:spacing w:before="36" w:after="36"/>
              <w:jc w:val="center"/>
              <w:rPr/>
            </w:pPr>
            <w:r>
              <w:rPr/>
              <w:t>Chico</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Plateau</w:t>
            </w:r>
          </w:p>
        </w:tc>
        <w:tc>
          <w:tcPr>
            <w:tcW w:w="1196" w:type="dxa"/>
            <w:tcBorders/>
            <w:shd w:fill="auto" w:val="clear"/>
          </w:tcPr>
          <w:p>
            <w:pPr>
              <w:pStyle w:val="Compact"/>
              <w:spacing w:before="36" w:after="36"/>
              <w:jc w:val="center"/>
              <w:rPr/>
            </w:pPr>
            <w:r>
              <w:rPr/>
              <w:t>48.00</w:t>
            </w:r>
          </w:p>
        </w:tc>
        <w:tc>
          <w:tcPr>
            <w:tcW w:w="701" w:type="dxa"/>
            <w:tcBorders/>
            <w:shd w:fill="auto" w:val="clear"/>
          </w:tcPr>
          <w:p>
            <w:pPr>
              <w:pStyle w:val="Compact"/>
              <w:spacing w:before="36" w:after="36"/>
              <w:jc w:val="center"/>
              <w:rPr/>
            </w:pPr>
            <w:r>
              <w:rPr/>
              <w:t>21.7</w:t>
            </w:r>
          </w:p>
        </w:tc>
        <w:tc>
          <w:tcPr>
            <w:tcW w:w="664" w:type="dxa"/>
            <w:tcBorders/>
            <w:shd w:fill="auto" w:val="clear"/>
          </w:tcPr>
          <w:p>
            <w:pPr>
              <w:pStyle w:val="Compact"/>
              <w:spacing w:before="36" w:after="36"/>
              <w:jc w:val="center"/>
              <w:rPr/>
            </w:pPr>
            <w:r>
              <w:rPr/>
              <w:t>21.7</w:t>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4.81</w:t>
            </w:r>
          </w:p>
        </w:tc>
      </w:tr>
      <w:tr>
        <w:trPr/>
        <w:tc>
          <w:tcPr>
            <w:tcW w:w="1356" w:type="dxa"/>
            <w:tcBorders/>
            <w:shd w:fill="auto" w:val="clear"/>
          </w:tcPr>
          <w:p>
            <w:pPr>
              <w:pStyle w:val="Compact"/>
              <w:spacing w:before="36" w:after="36"/>
              <w:jc w:val="center"/>
              <w:rPr/>
            </w:pPr>
            <w:r>
              <w:rPr/>
              <w:t>Chico</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Triangle</w:t>
            </w:r>
          </w:p>
        </w:tc>
        <w:tc>
          <w:tcPr>
            <w:tcW w:w="1196" w:type="dxa"/>
            <w:tcBorders/>
            <w:shd w:fill="auto" w:val="clear"/>
          </w:tcPr>
          <w:p>
            <w:pPr>
              <w:pStyle w:val="Compact"/>
              <w:spacing w:before="36" w:after="36"/>
              <w:jc w:val="center"/>
              <w:rPr/>
            </w:pPr>
            <w:r>
              <w:rPr/>
              <w:t>48.00</w:t>
            </w:r>
          </w:p>
        </w:tc>
        <w:tc>
          <w:tcPr>
            <w:tcW w:w="701" w:type="dxa"/>
            <w:tcBorders/>
            <w:shd w:fill="auto" w:val="clear"/>
          </w:tcPr>
          <w:p>
            <w:pPr>
              <w:pStyle w:val="Compact"/>
              <w:spacing w:before="36" w:after="36"/>
              <w:jc w:val="center"/>
              <w:rPr/>
            </w:pPr>
            <w:r>
              <w:rPr/>
              <w:t>21.6</w:t>
            </w:r>
          </w:p>
        </w:tc>
        <w:tc>
          <w:tcPr>
            <w:tcW w:w="664" w:type="dxa"/>
            <w:tcBorders/>
            <w:shd w:fill="auto" w:val="clear"/>
          </w:tcPr>
          <w:p>
            <w:pPr>
              <w:pStyle w:val="Compact"/>
              <w:spacing w:before="36" w:after="36"/>
              <w:jc w:val="center"/>
              <w:rPr/>
            </w:pPr>
            <w:r>
              <w:rPr/>
              <w:t>21.7</w:t>
            </w:r>
          </w:p>
        </w:tc>
        <w:tc>
          <w:tcPr>
            <w:tcW w:w="663" w:type="dxa"/>
            <w:tcBorders/>
            <w:shd w:fill="auto" w:val="clear"/>
          </w:tcPr>
          <w:p>
            <w:pPr>
              <w:pStyle w:val="Compact"/>
              <w:spacing w:before="36" w:after="36"/>
              <w:jc w:val="center"/>
              <w:rPr/>
            </w:pPr>
            <w:r>
              <w:rPr/>
              <w:t>38.6</w:t>
            </w:r>
          </w:p>
        </w:tc>
        <w:tc>
          <w:tcPr>
            <w:tcW w:w="818" w:type="dxa"/>
            <w:tcBorders/>
            <w:shd w:fill="auto" w:val="clear"/>
          </w:tcPr>
          <w:p>
            <w:pPr>
              <w:pStyle w:val="Compact"/>
              <w:spacing w:before="36" w:after="36"/>
              <w:jc w:val="center"/>
              <w:rPr/>
            </w:pPr>
            <w:r>
              <w:rPr/>
              <w:t>5.20</w:t>
            </w:r>
          </w:p>
        </w:tc>
      </w:tr>
      <w:tr>
        <w:trPr/>
        <w:tc>
          <w:tcPr>
            <w:tcW w:w="1356" w:type="dxa"/>
            <w:tcBorders/>
            <w:shd w:fill="auto" w:val="clear"/>
          </w:tcPr>
          <w:p>
            <w:pPr>
              <w:pStyle w:val="Compact"/>
              <w:spacing w:before="36" w:after="36"/>
              <w:jc w:val="center"/>
              <w:rPr/>
            </w:pPr>
            <w:r>
              <w:rPr/>
              <w:t>Chico</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Asymcur</w:t>
            </w:r>
          </w:p>
        </w:tc>
        <w:tc>
          <w:tcPr>
            <w:tcW w:w="1196" w:type="dxa"/>
            <w:tcBorders/>
            <w:shd w:fill="auto" w:val="clear"/>
          </w:tcPr>
          <w:p>
            <w:pPr>
              <w:pStyle w:val="Compact"/>
              <w:spacing w:before="36" w:after="36"/>
              <w:jc w:val="center"/>
              <w:rPr/>
            </w:pPr>
            <w:r>
              <w:rPr/>
              <w:t>48.00</w:t>
            </w:r>
          </w:p>
        </w:tc>
        <w:tc>
          <w:tcPr>
            <w:tcW w:w="701" w:type="dxa"/>
            <w:tcBorders/>
            <w:shd w:fill="auto" w:val="clear"/>
          </w:tcPr>
          <w:p>
            <w:pPr>
              <w:pStyle w:val="Compact"/>
              <w:spacing w:before="36" w:after="36"/>
              <w:jc w:val="center"/>
              <w:rPr/>
            </w:pPr>
            <w:r>
              <w:rPr/>
              <w:t>21.7</w:t>
            </w:r>
          </w:p>
        </w:tc>
        <w:tc>
          <w:tcPr>
            <w:tcW w:w="664" w:type="dxa"/>
            <w:tcBorders/>
            <w:shd w:fill="auto" w:val="clear"/>
          </w:tcPr>
          <w:p>
            <w:pPr>
              <w:pStyle w:val="Compact"/>
              <w:spacing w:before="36" w:after="36"/>
              <w:jc w:val="center"/>
              <w:rPr/>
            </w:pPr>
            <w:r>
              <w:rPr/>
              <w:t>21.7</w:t>
            </w:r>
          </w:p>
        </w:tc>
        <w:tc>
          <w:tcPr>
            <w:tcW w:w="663" w:type="dxa"/>
            <w:tcBorders/>
            <w:shd w:fill="auto" w:val="clear"/>
          </w:tcPr>
          <w:p>
            <w:pPr>
              <w:pStyle w:val="Compact"/>
              <w:spacing w:before="36" w:after="36"/>
              <w:jc w:val="center"/>
              <w:rPr/>
            </w:pPr>
            <w:r>
              <w:rPr/>
              <w:t>45.6</w:t>
            </w:r>
          </w:p>
        </w:tc>
        <w:tc>
          <w:tcPr>
            <w:tcW w:w="818" w:type="dxa"/>
            <w:tcBorders/>
            <w:shd w:fill="auto" w:val="clear"/>
          </w:tcPr>
          <w:p>
            <w:pPr>
              <w:pStyle w:val="Compact"/>
              <w:spacing w:before="36" w:after="36"/>
              <w:jc w:val="center"/>
              <w:rPr/>
            </w:pPr>
            <w:r>
              <w:rPr/>
              <w:t>5.21</w:t>
            </w:r>
          </w:p>
        </w:tc>
      </w:tr>
      <w:tr>
        <w:trPr/>
        <w:tc>
          <w:tcPr>
            <w:tcW w:w="1356" w:type="dxa"/>
            <w:tcBorders/>
            <w:shd w:fill="auto" w:val="clear"/>
          </w:tcPr>
          <w:p>
            <w:pPr>
              <w:pStyle w:val="Compact"/>
              <w:spacing w:before="36" w:after="36"/>
              <w:jc w:val="center"/>
              <w:rPr/>
            </w:pPr>
            <w:r>
              <w:rPr/>
              <w:t>Franquette</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Anderson</w:t>
            </w:r>
          </w:p>
        </w:tc>
        <w:tc>
          <w:tcPr>
            <w:tcW w:w="1196" w:type="dxa"/>
            <w:tcBorders/>
            <w:shd w:fill="auto" w:val="clear"/>
          </w:tcPr>
          <w:p>
            <w:pPr>
              <w:pStyle w:val="Compact"/>
              <w:spacing w:before="36" w:after="36"/>
              <w:jc w:val="center"/>
              <w:rPr/>
            </w:pPr>
            <w:r>
              <w:rPr/>
              <w:t>43.00</w:t>
            </w:r>
          </w:p>
        </w:tc>
        <w:tc>
          <w:tcPr>
            <w:tcW w:w="701" w:type="dxa"/>
            <w:tcBorders/>
            <w:shd w:fill="auto" w:val="clear"/>
          </w:tcPr>
          <w:p>
            <w:pPr>
              <w:pStyle w:val="Compact"/>
              <w:spacing w:before="36" w:after="36"/>
              <w:jc w:val="center"/>
              <w:rPr/>
            </w:pPr>
            <w:r>
              <w:rPr/>
              <w:t>4</w:t>
            </w:r>
          </w:p>
        </w:tc>
        <w:tc>
          <w:tcPr>
            <w:tcW w:w="664" w:type="dxa"/>
            <w:tcBorders/>
            <w:shd w:fill="auto" w:val="clear"/>
          </w:tcPr>
          <w:p>
            <w:pPr>
              <w:pStyle w:val="Compact"/>
              <w:spacing w:before="36" w:after="36"/>
              <w:jc w:val="center"/>
              <w:rPr/>
            </w:pPr>
            <w:r>
              <w:rPr/>
              <w:t>25</w:t>
            </w:r>
          </w:p>
        </w:tc>
        <w:tc>
          <w:tcPr>
            <w:tcW w:w="663" w:type="dxa"/>
            <w:tcBorders/>
            <w:shd w:fill="auto" w:val="clear"/>
          </w:tcPr>
          <w:p>
            <w:pPr>
              <w:pStyle w:val="Compact"/>
              <w:spacing w:before="36" w:after="36"/>
              <w:jc w:val="center"/>
              <w:rPr/>
            </w:pPr>
            <w:r>
              <w:rPr/>
              <w:t>36</w:t>
            </w:r>
          </w:p>
        </w:tc>
        <w:tc>
          <w:tcPr>
            <w:tcW w:w="818" w:type="dxa"/>
            <w:tcBorders/>
            <w:shd w:fill="auto" w:val="clear"/>
          </w:tcPr>
          <w:p>
            <w:pPr>
              <w:pStyle w:val="Compact"/>
              <w:spacing w:before="36" w:after="36"/>
              <w:jc w:val="center"/>
              <w:rPr/>
            </w:pPr>
            <w:r>
              <w:rPr/>
              <w:t>5.04</w:t>
            </w:r>
          </w:p>
        </w:tc>
      </w:tr>
      <w:tr>
        <w:trPr/>
        <w:tc>
          <w:tcPr>
            <w:tcW w:w="1356" w:type="dxa"/>
            <w:tcBorders/>
            <w:shd w:fill="auto" w:val="clear"/>
          </w:tcPr>
          <w:p>
            <w:pPr>
              <w:pStyle w:val="Compact"/>
              <w:spacing w:before="36" w:after="36"/>
              <w:jc w:val="center"/>
              <w:rPr/>
            </w:pPr>
            <w:r>
              <w:rPr/>
              <w:t>Franquette</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MinMax</w:t>
            </w:r>
          </w:p>
        </w:tc>
        <w:tc>
          <w:tcPr>
            <w:tcW w:w="1196" w:type="dxa"/>
            <w:tcBorders/>
            <w:shd w:fill="auto" w:val="clear"/>
          </w:tcPr>
          <w:p>
            <w:pPr>
              <w:pStyle w:val="Compact"/>
              <w:spacing w:before="36" w:after="36"/>
              <w:jc w:val="center"/>
              <w:rPr/>
            </w:pPr>
            <w:r>
              <w:rPr/>
              <w:t>37.00</w:t>
            </w:r>
          </w:p>
        </w:tc>
        <w:tc>
          <w:tcPr>
            <w:tcW w:w="701" w:type="dxa"/>
            <w:tcBorders/>
            <w:shd w:fill="auto" w:val="clear"/>
          </w:tcPr>
          <w:p>
            <w:pPr>
              <w:pStyle w:val="Compact"/>
              <w:spacing w:before="36" w:after="36"/>
              <w:jc w:val="center"/>
              <w:rPr/>
            </w:pPr>
            <w:r>
              <w:rPr/>
              <w:t>8.2</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5.91</w:t>
            </w:r>
          </w:p>
        </w:tc>
      </w:tr>
      <w:tr>
        <w:trPr/>
        <w:tc>
          <w:tcPr>
            <w:tcW w:w="1356" w:type="dxa"/>
            <w:tcBorders/>
            <w:shd w:fill="auto" w:val="clear"/>
          </w:tcPr>
          <w:p>
            <w:pPr>
              <w:pStyle w:val="Compact"/>
              <w:spacing w:before="36" w:after="36"/>
              <w:jc w:val="center"/>
              <w:rPr/>
            </w:pPr>
            <w:r>
              <w:rPr/>
              <w:t>Franquette</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LinearDay</w:t>
            </w:r>
          </w:p>
        </w:tc>
        <w:tc>
          <w:tcPr>
            <w:tcW w:w="1196" w:type="dxa"/>
            <w:tcBorders/>
            <w:shd w:fill="auto" w:val="clear"/>
          </w:tcPr>
          <w:p>
            <w:pPr>
              <w:pStyle w:val="Compact"/>
              <w:spacing w:before="36" w:after="36"/>
              <w:jc w:val="center"/>
              <w:rPr/>
            </w:pPr>
            <w:r>
              <w:rPr/>
              <w:t>36.00</w:t>
            </w:r>
          </w:p>
        </w:tc>
        <w:tc>
          <w:tcPr>
            <w:tcW w:w="701" w:type="dxa"/>
            <w:tcBorders/>
            <w:shd w:fill="auto" w:val="clear"/>
          </w:tcPr>
          <w:p>
            <w:pPr>
              <w:pStyle w:val="Compact"/>
              <w:spacing w:before="36" w:after="36"/>
              <w:jc w:val="center"/>
              <w:rPr/>
            </w:pPr>
            <w:r>
              <w:rPr/>
              <w:t>12.2</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6.00</w:t>
            </w:r>
          </w:p>
        </w:tc>
      </w:tr>
      <w:tr>
        <w:trPr/>
        <w:tc>
          <w:tcPr>
            <w:tcW w:w="1356" w:type="dxa"/>
            <w:tcBorders/>
            <w:shd w:fill="auto" w:val="clear"/>
          </w:tcPr>
          <w:p>
            <w:pPr>
              <w:pStyle w:val="Compact"/>
              <w:spacing w:before="36" w:after="36"/>
              <w:jc w:val="center"/>
              <w:rPr/>
            </w:pPr>
            <w:r>
              <w:rPr/>
              <w:t>Franquette</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LinearHour</w:t>
            </w:r>
          </w:p>
        </w:tc>
        <w:tc>
          <w:tcPr>
            <w:tcW w:w="1196" w:type="dxa"/>
            <w:tcBorders/>
            <w:shd w:fill="auto" w:val="clear"/>
          </w:tcPr>
          <w:p>
            <w:pPr>
              <w:pStyle w:val="Compact"/>
              <w:spacing w:before="36" w:after="36"/>
              <w:jc w:val="center"/>
              <w:rPr/>
            </w:pPr>
            <w:r>
              <w:rPr/>
              <w:t>37.00</w:t>
            </w:r>
          </w:p>
        </w:tc>
        <w:tc>
          <w:tcPr>
            <w:tcW w:w="701" w:type="dxa"/>
            <w:tcBorders/>
            <w:shd w:fill="auto" w:val="clear"/>
          </w:tcPr>
          <w:p>
            <w:pPr>
              <w:pStyle w:val="Compact"/>
              <w:spacing w:before="36" w:after="36"/>
              <w:jc w:val="center"/>
              <w:rPr/>
            </w:pPr>
            <w:r>
              <w:rPr/>
              <w:t>8.4</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5.74</w:t>
            </w:r>
          </w:p>
        </w:tc>
      </w:tr>
      <w:tr>
        <w:trPr/>
        <w:tc>
          <w:tcPr>
            <w:tcW w:w="1356" w:type="dxa"/>
            <w:tcBorders/>
            <w:shd w:fill="auto" w:val="clear"/>
          </w:tcPr>
          <w:p>
            <w:pPr>
              <w:pStyle w:val="Compact"/>
              <w:spacing w:before="36" w:after="36"/>
              <w:jc w:val="center"/>
              <w:rPr/>
            </w:pPr>
            <w:r>
              <w:rPr/>
              <w:t>Franquette</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Plateau</w:t>
            </w:r>
          </w:p>
        </w:tc>
        <w:tc>
          <w:tcPr>
            <w:tcW w:w="1196" w:type="dxa"/>
            <w:tcBorders/>
            <w:shd w:fill="auto" w:val="clear"/>
          </w:tcPr>
          <w:p>
            <w:pPr>
              <w:pStyle w:val="Compact"/>
              <w:spacing w:before="36" w:after="36"/>
              <w:jc w:val="center"/>
              <w:rPr/>
            </w:pPr>
            <w:r>
              <w:rPr/>
              <w:t>37.00</w:t>
            </w:r>
          </w:p>
        </w:tc>
        <w:tc>
          <w:tcPr>
            <w:tcW w:w="701" w:type="dxa"/>
            <w:tcBorders/>
            <w:shd w:fill="auto" w:val="clear"/>
          </w:tcPr>
          <w:p>
            <w:pPr>
              <w:pStyle w:val="Compact"/>
              <w:spacing w:before="36" w:after="36"/>
              <w:jc w:val="center"/>
              <w:rPr/>
            </w:pPr>
            <w:r>
              <w:rPr/>
              <w:t>18.9</w:t>
            </w:r>
          </w:p>
        </w:tc>
        <w:tc>
          <w:tcPr>
            <w:tcW w:w="664" w:type="dxa"/>
            <w:tcBorders/>
            <w:shd w:fill="auto" w:val="clear"/>
          </w:tcPr>
          <w:p>
            <w:pPr>
              <w:pStyle w:val="Compact"/>
              <w:spacing w:before="36" w:after="36"/>
              <w:jc w:val="center"/>
              <w:rPr/>
            </w:pPr>
            <w:r>
              <w:rPr/>
              <w:t>19.1</w:t>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5.80</w:t>
            </w:r>
          </w:p>
        </w:tc>
      </w:tr>
      <w:tr>
        <w:trPr/>
        <w:tc>
          <w:tcPr>
            <w:tcW w:w="1356" w:type="dxa"/>
            <w:tcBorders/>
            <w:shd w:fill="auto" w:val="clear"/>
          </w:tcPr>
          <w:p>
            <w:pPr>
              <w:pStyle w:val="Compact"/>
              <w:spacing w:before="36" w:after="36"/>
              <w:jc w:val="center"/>
              <w:rPr/>
            </w:pPr>
            <w:r>
              <w:rPr/>
              <w:t>Franquette</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Triangle</w:t>
            </w:r>
          </w:p>
        </w:tc>
        <w:tc>
          <w:tcPr>
            <w:tcW w:w="1196" w:type="dxa"/>
            <w:tcBorders/>
            <w:shd w:fill="auto" w:val="clear"/>
          </w:tcPr>
          <w:p>
            <w:pPr>
              <w:pStyle w:val="Compact"/>
              <w:spacing w:before="36" w:after="36"/>
              <w:jc w:val="center"/>
              <w:rPr/>
            </w:pPr>
            <w:r>
              <w:rPr/>
              <w:t>47.00</w:t>
            </w:r>
          </w:p>
        </w:tc>
        <w:tc>
          <w:tcPr>
            <w:tcW w:w="701" w:type="dxa"/>
            <w:tcBorders/>
            <w:shd w:fill="auto" w:val="clear"/>
          </w:tcPr>
          <w:p>
            <w:pPr>
              <w:pStyle w:val="Compact"/>
              <w:spacing w:before="36" w:after="36"/>
              <w:jc w:val="center"/>
              <w:rPr/>
            </w:pPr>
            <w:r>
              <w:rPr/>
              <w:t>12.7</w:t>
            </w:r>
          </w:p>
        </w:tc>
        <w:tc>
          <w:tcPr>
            <w:tcW w:w="664" w:type="dxa"/>
            <w:tcBorders/>
            <w:shd w:fill="auto" w:val="clear"/>
          </w:tcPr>
          <w:p>
            <w:pPr>
              <w:pStyle w:val="Compact"/>
              <w:spacing w:before="36" w:after="36"/>
              <w:jc w:val="center"/>
              <w:rPr/>
            </w:pPr>
            <w:r>
              <w:rPr/>
              <w:t>27.3</w:t>
            </w:r>
          </w:p>
        </w:tc>
        <w:tc>
          <w:tcPr>
            <w:tcW w:w="663" w:type="dxa"/>
            <w:tcBorders/>
            <w:shd w:fill="auto" w:val="clear"/>
          </w:tcPr>
          <w:p>
            <w:pPr>
              <w:pStyle w:val="Compact"/>
              <w:spacing w:before="36" w:after="36"/>
              <w:jc w:val="center"/>
              <w:rPr/>
            </w:pPr>
            <w:r>
              <w:rPr/>
              <w:t>27.3</w:t>
            </w:r>
          </w:p>
        </w:tc>
        <w:tc>
          <w:tcPr>
            <w:tcW w:w="818" w:type="dxa"/>
            <w:tcBorders/>
            <w:shd w:fill="auto" w:val="clear"/>
          </w:tcPr>
          <w:p>
            <w:pPr>
              <w:pStyle w:val="Compact"/>
              <w:spacing w:before="36" w:after="36"/>
              <w:jc w:val="center"/>
              <w:rPr/>
            </w:pPr>
            <w:r>
              <w:rPr/>
              <w:t>6.46</w:t>
            </w:r>
          </w:p>
        </w:tc>
      </w:tr>
      <w:tr>
        <w:trPr/>
        <w:tc>
          <w:tcPr>
            <w:tcW w:w="1356" w:type="dxa"/>
            <w:tcBorders/>
            <w:shd w:fill="auto" w:val="clear"/>
          </w:tcPr>
          <w:p>
            <w:pPr>
              <w:pStyle w:val="Compact"/>
              <w:spacing w:before="36" w:after="36"/>
              <w:jc w:val="center"/>
              <w:rPr/>
            </w:pPr>
            <w:r>
              <w:rPr/>
              <w:t>Franquette</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Asymcur</w:t>
            </w:r>
          </w:p>
        </w:tc>
        <w:tc>
          <w:tcPr>
            <w:tcW w:w="1196" w:type="dxa"/>
            <w:tcBorders/>
            <w:shd w:fill="auto" w:val="clear"/>
          </w:tcPr>
          <w:p>
            <w:pPr>
              <w:pStyle w:val="Compact"/>
              <w:spacing w:before="36" w:after="36"/>
              <w:jc w:val="center"/>
              <w:rPr/>
            </w:pPr>
            <w:r>
              <w:rPr/>
              <w:t>47.00</w:t>
            </w:r>
          </w:p>
        </w:tc>
        <w:tc>
          <w:tcPr>
            <w:tcW w:w="701" w:type="dxa"/>
            <w:tcBorders/>
            <w:shd w:fill="auto" w:val="clear"/>
          </w:tcPr>
          <w:p>
            <w:pPr>
              <w:pStyle w:val="Compact"/>
              <w:spacing w:before="36" w:after="36"/>
              <w:jc w:val="center"/>
              <w:rPr/>
            </w:pPr>
            <w:r>
              <w:rPr/>
              <w:t>11.2</w:t>
            </w:r>
          </w:p>
        </w:tc>
        <w:tc>
          <w:tcPr>
            <w:tcW w:w="664" w:type="dxa"/>
            <w:tcBorders/>
            <w:shd w:fill="auto" w:val="clear"/>
          </w:tcPr>
          <w:p>
            <w:pPr>
              <w:pStyle w:val="Compact"/>
              <w:spacing w:before="36" w:after="36"/>
              <w:jc w:val="center"/>
              <w:rPr/>
            </w:pPr>
            <w:r>
              <w:rPr/>
              <w:t>27.4</w:t>
            </w:r>
          </w:p>
        </w:tc>
        <w:tc>
          <w:tcPr>
            <w:tcW w:w="663" w:type="dxa"/>
            <w:tcBorders/>
            <w:shd w:fill="auto" w:val="clear"/>
          </w:tcPr>
          <w:p>
            <w:pPr>
              <w:pStyle w:val="Compact"/>
              <w:spacing w:before="36" w:after="36"/>
              <w:jc w:val="center"/>
              <w:rPr/>
            </w:pPr>
            <w:r>
              <w:rPr/>
              <w:t>27.4</w:t>
            </w:r>
          </w:p>
        </w:tc>
        <w:tc>
          <w:tcPr>
            <w:tcW w:w="818" w:type="dxa"/>
            <w:tcBorders/>
            <w:shd w:fill="auto" w:val="clear"/>
          </w:tcPr>
          <w:p>
            <w:pPr>
              <w:pStyle w:val="Compact"/>
              <w:spacing w:before="36" w:after="36"/>
              <w:jc w:val="center"/>
              <w:rPr/>
            </w:pPr>
            <w:r>
              <w:rPr/>
              <w:t>6.38</w:t>
            </w:r>
          </w:p>
        </w:tc>
      </w:tr>
      <w:tr>
        <w:trPr/>
        <w:tc>
          <w:tcPr>
            <w:tcW w:w="1356" w:type="dxa"/>
            <w:tcBorders/>
            <w:shd w:fill="auto" w:val="clear"/>
          </w:tcPr>
          <w:p>
            <w:pPr>
              <w:pStyle w:val="Compact"/>
              <w:spacing w:before="36" w:after="36"/>
              <w:jc w:val="center"/>
              <w:rPr/>
            </w:pPr>
            <w:r>
              <w:rPr/>
              <w:t>Hartley</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Anderson</w:t>
            </w:r>
          </w:p>
        </w:tc>
        <w:tc>
          <w:tcPr>
            <w:tcW w:w="1196" w:type="dxa"/>
            <w:tcBorders/>
            <w:shd w:fill="auto" w:val="clear"/>
          </w:tcPr>
          <w:p>
            <w:pPr>
              <w:pStyle w:val="Compact"/>
              <w:spacing w:before="36" w:after="36"/>
              <w:jc w:val="center"/>
              <w:rPr/>
            </w:pPr>
            <w:r>
              <w:rPr/>
              <w:t>46.00</w:t>
            </w:r>
          </w:p>
        </w:tc>
        <w:tc>
          <w:tcPr>
            <w:tcW w:w="701" w:type="dxa"/>
            <w:tcBorders/>
            <w:shd w:fill="auto" w:val="clear"/>
          </w:tcPr>
          <w:p>
            <w:pPr>
              <w:pStyle w:val="Compact"/>
              <w:spacing w:before="36" w:after="36"/>
              <w:jc w:val="center"/>
              <w:rPr/>
            </w:pPr>
            <w:r>
              <w:rPr/>
              <w:t>4</w:t>
            </w:r>
          </w:p>
        </w:tc>
        <w:tc>
          <w:tcPr>
            <w:tcW w:w="664" w:type="dxa"/>
            <w:tcBorders/>
            <w:shd w:fill="auto" w:val="clear"/>
          </w:tcPr>
          <w:p>
            <w:pPr>
              <w:pStyle w:val="Compact"/>
              <w:spacing w:before="36" w:after="36"/>
              <w:jc w:val="center"/>
              <w:rPr/>
            </w:pPr>
            <w:r>
              <w:rPr/>
              <w:t>25</w:t>
            </w:r>
          </w:p>
        </w:tc>
        <w:tc>
          <w:tcPr>
            <w:tcW w:w="663" w:type="dxa"/>
            <w:tcBorders/>
            <w:shd w:fill="auto" w:val="clear"/>
          </w:tcPr>
          <w:p>
            <w:pPr>
              <w:pStyle w:val="Compact"/>
              <w:spacing w:before="36" w:after="36"/>
              <w:jc w:val="center"/>
              <w:rPr/>
            </w:pPr>
            <w:r>
              <w:rPr/>
              <w:t>36</w:t>
            </w:r>
          </w:p>
        </w:tc>
        <w:tc>
          <w:tcPr>
            <w:tcW w:w="818" w:type="dxa"/>
            <w:tcBorders/>
            <w:shd w:fill="auto" w:val="clear"/>
          </w:tcPr>
          <w:p>
            <w:pPr>
              <w:pStyle w:val="Compact"/>
              <w:spacing w:before="36" w:after="36"/>
              <w:jc w:val="center"/>
              <w:rPr/>
            </w:pPr>
            <w:r>
              <w:rPr/>
              <w:t>7.33</w:t>
            </w:r>
          </w:p>
        </w:tc>
      </w:tr>
      <w:tr>
        <w:trPr/>
        <w:tc>
          <w:tcPr>
            <w:tcW w:w="1356" w:type="dxa"/>
            <w:tcBorders/>
            <w:shd w:fill="auto" w:val="clear"/>
          </w:tcPr>
          <w:p>
            <w:pPr>
              <w:pStyle w:val="Compact"/>
              <w:spacing w:before="36" w:after="36"/>
              <w:jc w:val="center"/>
              <w:rPr/>
            </w:pPr>
            <w:r>
              <w:rPr/>
              <w:t>Hartley</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MinMax</w:t>
            </w:r>
          </w:p>
        </w:tc>
        <w:tc>
          <w:tcPr>
            <w:tcW w:w="1196" w:type="dxa"/>
            <w:tcBorders/>
            <w:shd w:fill="auto" w:val="clear"/>
          </w:tcPr>
          <w:p>
            <w:pPr>
              <w:pStyle w:val="Compact"/>
              <w:spacing w:before="36" w:after="36"/>
              <w:jc w:val="center"/>
              <w:rPr/>
            </w:pPr>
            <w:r>
              <w:rPr/>
              <w:t>31.00</w:t>
            </w:r>
          </w:p>
        </w:tc>
        <w:tc>
          <w:tcPr>
            <w:tcW w:w="701" w:type="dxa"/>
            <w:tcBorders/>
            <w:shd w:fill="auto" w:val="clear"/>
          </w:tcPr>
          <w:p>
            <w:pPr>
              <w:pStyle w:val="Compact"/>
              <w:spacing w:before="36" w:after="36"/>
              <w:jc w:val="center"/>
              <w:rPr/>
            </w:pPr>
            <w:r>
              <w:rPr/>
              <w:t>18.2</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6.57</w:t>
            </w:r>
          </w:p>
        </w:tc>
      </w:tr>
      <w:tr>
        <w:trPr/>
        <w:tc>
          <w:tcPr>
            <w:tcW w:w="1356" w:type="dxa"/>
            <w:tcBorders/>
            <w:shd w:fill="auto" w:val="clear"/>
          </w:tcPr>
          <w:p>
            <w:pPr>
              <w:pStyle w:val="Compact"/>
              <w:spacing w:before="36" w:after="36"/>
              <w:jc w:val="center"/>
              <w:rPr/>
            </w:pPr>
            <w:r>
              <w:rPr/>
              <w:t>Hartley</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LinearDay</w:t>
            </w:r>
          </w:p>
        </w:tc>
        <w:tc>
          <w:tcPr>
            <w:tcW w:w="1196" w:type="dxa"/>
            <w:tcBorders/>
            <w:shd w:fill="auto" w:val="clear"/>
          </w:tcPr>
          <w:p>
            <w:pPr>
              <w:pStyle w:val="Compact"/>
              <w:spacing w:before="36" w:after="36"/>
              <w:jc w:val="center"/>
              <w:rPr/>
            </w:pPr>
            <w:r>
              <w:rPr/>
              <w:t>30.00</w:t>
            </w:r>
          </w:p>
        </w:tc>
        <w:tc>
          <w:tcPr>
            <w:tcW w:w="701" w:type="dxa"/>
            <w:tcBorders/>
            <w:shd w:fill="auto" w:val="clear"/>
          </w:tcPr>
          <w:p>
            <w:pPr>
              <w:pStyle w:val="Compact"/>
              <w:spacing w:before="36" w:after="36"/>
              <w:jc w:val="center"/>
              <w:rPr/>
            </w:pPr>
            <w:r>
              <w:rPr/>
              <w:t>14.7</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6.65</w:t>
            </w:r>
          </w:p>
        </w:tc>
      </w:tr>
      <w:tr>
        <w:trPr/>
        <w:tc>
          <w:tcPr>
            <w:tcW w:w="1356" w:type="dxa"/>
            <w:tcBorders/>
            <w:shd w:fill="auto" w:val="clear"/>
          </w:tcPr>
          <w:p>
            <w:pPr>
              <w:pStyle w:val="Compact"/>
              <w:spacing w:before="36" w:after="36"/>
              <w:jc w:val="center"/>
              <w:rPr/>
            </w:pPr>
            <w:r>
              <w:rPr/>
              <w:t>Hartley</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LinearHour</w:t>
            </w:r>
          </w:p>
        </w:tc>
        <w:tc>
          <w:tcPr>
            <w:tcW w:w="1196" w:type="dxa"/>
            <w:tcBorders/>
            <w:shd w:fill="auto" w:val="clear"/>
          </w:tcPr>
          <w:p>
            <w:pPr>
              <w:pStyle w:val="Compact"/>
              <w:spacing w:before="36" w:after="36"/>
              <w:jc w:val="center"/>
              <w:rPr/>
            </w:pPr>
            <w:r>
              <w:rPr/>
              <w:t>32.00</w:t>
            </w:r>
          </w:p>
        </w:tc>
        <w:tc>
          <w:tcPr>
            <w:tcW w:w="701" w:type="dxa"/>
            <w:tcBorders/>
            <w:shd w:fill="auto" w:val="clear"/>
          </w:tcPr>
          <w:p>
            <w:pPr>
              <w:pStyle w:val="Compact"/>
              <w:spacing w:before="36" w:after="36"/>
              <w:jc w:val="center"/>
              <w:rPr/>
            </w:pPr>
            <w:r>
              <w:rPr/>
              <w:t>18.9</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6.55</w:t>
            </w:r>
          </w:p>
        </w:tc>
      </w:tr>
      <w:tr>
        <w:trPr/>
        <w:tc>
          <w:tcPr>
            <w:tcW w:w="1356" w:type="dxa"/>
            <w:tcBorders/>
            <w:shd w:fill="auto" w:val="clear"/>
          </w:tcPr>
          <w:p>
            <w:pPr>
              <w:pStyle w:val="Compact"/>
              <w:spacing w:before="36" w:after="36"/>
              <w:jc w:val="center"/>
              <w:rPr/>
            </w:pPr>
            <w:r>
              <w:rPr/>
              <w:t>Hartley</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Plateau</w:t>
            </w:r>
          </w:p>
        </w:tc>
        <w:tc>
          <w:tcPr>
            <w:tcW w:w="1196" w:type="dxa"/>
            <w:tcBorders/>
            <w:shd w:fill="auto" w:val="clear"/>
          </w:tcPr>
          <w:p>
            <w:pPr>
              <w:pStyle w:val="Compact"/>
              <w:spacing w:before="36" w:after="36"/>
              <w:jc w:val="center"/>
              <w:rPr/>
            </w:pPr>
            <w:r>
              <w:rPr/>
              <w:t>32.00</w:t>
            </w:r>
          </w:p>
        </w:tc>
        <w:tc>
          <w:tcPr>
            <w:tcW w:w="701" w:type="dxa"/>
            <w:tcBorders/>
            <w:shd w:fill="auto" w:val="clear"/>
          </w:tcPr>
          <w:p>
            <w:pPr>
              <w:pStyle w:val="Compact"/>
              <w:spacing w:before="36" w:after="36"/>
              <w:jc w:val="center"/>
              <w:rPr/>
            </w:pPr>
            <w:r>
              <w:rPr/>
              <w:t>18.9</w:t>
            </w:r>
          </w:p>
        </w:tc>
        <w:tc>
          <w:tcPr>
            <w:tcW w:w="664" w:type="dxa"/>
            <w:tcBorders/>
            <w:shd w:fill="auto" w:val="clear"/>
          </w:tcPr>
          <w:p>
            <w:pPr>
              <w:pStyle w:val="Compact"/>
              <w:spacing w:before="36" w:after="36"/>
              <w:jc w:val="center"/>
              <w:rPr/>
            </w:pPr>
            <w:r>
              <w:rPr/>
              <w:t>93.8</w:t>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6.70</w:t>
            </w:r>
          </w:p>
        </w:tc>
      </w:tr>
      <w:tr>
        <w:trPr/>
        <w:tc>
          <w:tcPr>
            <w:tcW w:w="1356" w:type="dxa"/>
            <w:tcBorders/>
            <w:shd w:fill="auto" w:val="clear"/>
          </w:tcPr>
          <w:p>
            <w:pPr>
              <w:pStyle w:val="Compact"/>
              <w:spacing w:before="36" w:after="36"/>
              <w:jc w:val="center"/>
              <w:rPr/>
            </w:pPr>
            <w:r>
              <w:rPr/>
              <w:t>Hartley</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Triangle</w:t>
            </w:r>
          </w:p>
        </w:tc>
        <w:tc>
          <w:tcPr>
            <w:tcW w:w="1196" w:type="dxa"/>
            <w:tcBorders/>
            <w:shd w:fill="auto" w:val="clear"/>
          </w:tcPr>
          <w:p>
            <w:pPr>
              <w:pStyle w:val="Compact"/>
              <w:spacing w:before="36" w:after="36"/>
              <w:jc w:val="center"/>
              <w:rPr/>
            </w:pPr>
            <w:r>
              <w:rPr/>
              <w:t>32.00</w:t>
            </w:r>
          </w:p>
        </w:tc>
        <w:tc>
          <w:tcPr>
            <w:tcW w:w="701" w:type="dxa"/>
            <w:tcBorders/>
            <w:shd w:fill="auto" w:val="clear"/>
          </w:tcPr>
          <w:p>
            <w:pPr>
              <w:pStyle w:val="Compact"/>
              <w:spacing w:before="36" w:after="36"/>
              <w:jc w:val="center"/>
              <w:rPr/>
            </w:pPr>
            <w:r>
              <w:rPr/>
              <w:t>18.9</w:t>
            </w:r>
          </w:p>
        </w:tc>
        <w:tc>
          <w:tcPr>
            <w:tcW w:w="664" w:type="dxa"/>
            <w:tcBorders/>
            <w:shd w:fill="auto" w:val="clear"/>
          </w:tcPr>
          <w:p>
            <w:pPr>
              <w:pStyle w:val="Compact"/>
              <w:spacing w:before="36" w:after="36"/>
              <w:jc w:val="center"/>
              <w:rPr/>
            </w:pPr>
            <w:r>
              <w:rPr/>
              <w:t>47.7</w:t>
            </w:r>
          </w:p>
        </w:tc>
        <w:tc>
          <w:tcPr>
            <w:tcW w:w="663" w:type="dxa"/>
            <w:tcBorders/>
            <w:shd w:fill="auto" w:val="clear"/>
          </w:tcPr>
          <w:p>
            <w:pPr>
              <w:pStyle w:val="Compact"/>
              <w:spacing w:before="36" w:after="36"/>
              <w:jc w:val="center"/>
              <w:rPr/>
            </w:pPr>
            <w:r>
              <w:rPr/>
              <w:t>60.7</w:t>
            </w:r>
          </w:p>
        </w:tc>
        <w:tc>
          <w:tcPr>
            <w:tcW w:w="818" w:type="dxa"/>
            <w:tcBorders/>
            <w:shd w:fill="auto" w:val="clear"/>
          </w:tcPr>
          <w:p>
            <w:pPr>
              <w:pStyle w:val="Compact"/>
              <w:spacing w:before="36" w:after="36"/>
              <w:jc w:val="center"/>
              <w:rPr/>
            </w:pPr>
            <w:r>
              <w:rPr/>
              <w:t>6.74</w:t>
            </w:r>
          </w:p>
        </w:tc>
      </w:tr>
      <w:tr>
        <w:trPr/>
        <w:tc>
          <w:tcPr>
            <w:tcW w:w="1356" w:type="dxa"/>
            <w:tcBorders/>
            <w:shd w:fill="auto" w:val="clear"/>
          </w:tcPr>
          <w:p>
            <w:pPr>
              <w:pStyle w:val="Compact"/>
              <w:spacing w:before="36" w:after="36"/>
              <w:jc w:val="center"/>
              <w:rPr/>
            </w:pPr>
            <w:r>
              <w:rPr/>
              <w:t>Hartley</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Asymcur</w:t>
            </w:r>
          </w:p>
        </w:tc>
        <w:tc>
          <w:tcPr>
            <w:tcW w:w="1196" w:type="dxa"/>
            <w:tcBorders/>
            <w:shd w:fill="auto" w:val="clear"/>
          </w:tcPr>
          <w:p>
            <w:pPr>
              <w:pStyle w:val="Compact"/>
              <w:spacing w:before="36" w:after="36"/>
              <w:jc w:val="center"/>
              <w:rPr/>
            </w:pPr>
            <w:r>
              <w:rPr/>
              <w:t>32.00</w:t>
            </w:r>
          </w:p>
        </w:tc>
        <w:tc>
          <w:tcPr>
            <w:tcW w:w="701" w:type="dxa"/>
            <w:tcBorders/>
            <w:shd w:fill="auto" w:val="clear"/>
          </w:tcPr>
          <w:p>
            <w:pPr>
              <w:pStyle w:val="Compact"/>
              <w:spacing w:before="36" w:after="36"/>
              <w:jc w:val="center"/>
              <w:rPr/>
            </w:pPr>
            <w:r>
              <w:rPr/>
              <w:t>15.9</w:t>
            </w:r>
          </w:p>
        </w:tc>
        <w:tc>
          <w:tcPr>
            <w:tcW w:w="664" w:type="dxa"/>
            <w:tcBorders/>
            <w:shd w:fill="auto" w:val="clear"/>
          </w:tcPr>
          <w:p>
            <w:pPr>
              <w:pStyle w:val="Compact"/>
              <w:spacing w:before="36" w:after="36"/>
              <w:jc w:val="center"/>
              <w:rPr/>
            </w:pPr>
            <w:r>
              <w:rPr/>
              <w:t>45.8</w:t>
            </w:r>
          </w:p>
        </w:tc>
        <w:tc>
          <w:tcPr>
            <w:tcW w:w="663" w:type="dxa"/>
            <w:tcBorders/>
            <w:shd w:fill="auto" w:val="clear"/>
          </w:tcPr>
          <w:p>
            <w:pPr>
              <w:pStyle w:val="Compact"/>
              <w:spacing w:before="36" w:after="36"/>
              <w:jc w:val="center"/>
              <w:rPr/>
            </w:pPr>
            <w:r>
              <w:rPr/>
              <w:t>49.9</w:t>
            </w:r>
          </w:p>
        </w:tc>
        <w:tc>
          <w:tcPr>
            <w:tcW w:w="818" w:type="dxa"/>
            <w:tcBorders/>
            <w:shd w:fill="auto" w:val="clear"/>
          </w:tcPr>
          <w:p>
            <w:pPr>
              <w:pStyle w:val="Compact"/>
              <w:spacing w:before="36" w:after="36"/>
              <w:jc w:val="center"/>
              <w:rPr/>
            </w:pPr>
            <w:r>
              <w:rPr/>
              <w:t>7.03</w:t>
            </w:r>
          </w:p>
        </w:tc>
      </w:tr>
      <w:tr>
        <w:trPr/>
        <w:tc>
          <w:tcPr>
            <w:tcW w:w="1356" w:type="dxa"/>
            <w:tcBorders/>
            <w:shd w:fill="auto" w:val="clear"/>
          </w:tcPr>
          <w:p>
            <w:pPr>
              <w:pStyle w:val="Compact"/>
              <w:spacing w:before="36" w:after="36"/>
              <w:jc w:val="center"/>
              <w:rPr/>
            </w:pPr>
            <w:r>
              <w:rPr/>
              <w:t>Howard</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Anderson</w:t>
            </w:r>
          </w:p>
        </w:tc>
        <w:tc>
          <w:tcPr>
            <w:tcW w:w="1196" w:type="dxa"/>
            <w:tcBorders/>
            <w:shd w:fill="auto" w:val="clear"/>
          </w:tcPr>
          <w:p>
            <w:pPr>
              <w:pStyle w:val="Compact"/>
              <w:spacing w:before="36" w:after="36"/>
              <w:jc w:val="center"/>
              <w:rPr/>
            </w:pPr>
            <w:r>
              <w:rPr/>
              <w:t>49.00</w:t>
            </w:r>
          </w:p>
        </w:tc>
        <w:tc>
          <w:tcPr>
            <w:tcW w:w="701" w:type="dxa"/>
            <w:tcBorders/>
            <w:shd w:fill="auto" w:val="clear"/>
          </w:tcPr>
          <w:p>
            <w:pPr>
              <w:pStyle w:val="Compact"/>
              <w:spacing w:before="36" w:after="36"/>
              <w:jc w:val="center"/>
              <w:rPr/>
            </w:pPr>
            <w:r>
              <w:rPr/>
              <w:t>4</w:t>
            </w:r>
          </w:p>
        </w:tc>
        <w:tc>
          <w:tcPr>
            <w:tcW w:w="664" w:type="dxa"/>
            <w:tcBorders/>
            <w:shd w:fill="auto" w:val="clear"/>
          </w:tcPr>
          <w:p>
            <w:pPr>
              <w:pStyle w:val="Compact"/>
              <w:spacing w:before="36" w:after="36"/>
              <w:jc w:val="center"/>
              <w:rPr/>
            </w:pPr>
            <w:r>
              <w:rPr/>
              <w:t>25</w:t>
            </w:r>
          </w:p>
        </w:tc>
        <w:tc>
          <w:tcPr>
            <w:tcW w:w="663" w:type="dxa"/>
            <w:tcBorders/>
            <w:shd w:fill="auto" w:val="clear"/>
          </w:tcPr>
          <w:p>
            <w:pPr>
              <w:pStyle w:val="Compact"/>
              <w:spacing w:before="36" w:after="36"/>
              <w:jc w:val="center"/>
              <w:rPr/>
            </w:pPr>
            <w:r>
              <w:rPr/>
              <w:t>36</w:t>
            </w:r>
          </w:p>
        </w:tc>
        <w:tc>
          <w:tcPr>
            <w:tcW w:w="818" w:type="dxa"/>
            <w:tcBorders/>
            <w:shd w:fill="auto" w:val="clear"/>
          </w:tcPr>
          <w:p>
            <w:pPr>
              <w:pStyle w:val="Compact"/>
              <w:spacing w:before="36" w:after="36"/>
              <w:jc w:val="center"/>
              <w:rPr/>
            </w:pPr>
            <w:r>
              <w:rPr/>
              <w:t>6.04</w:t>
            </w:r>
          </w:p>
        </w:tc>
      </w:tr>
      <w:tr>
        <w:trPr/>
        <w:tc>
          <w:tcPr>
            <w:tcW w:w="1356" w:type="dxa"/>
            <w:tcBorders/>
            <w:shd w:fill="auto" w:val="clear"/>
          </w:tcPr>
          <w:p>
            <w:pPr>
              <w:pStyle w:val="Compact"/>
              <w:spacing w:before="36" w:after="36"/>
              <w:jc w:val="center"/>
              <w:rPr/>
            </w:pPr>
            <w:r>
              <w:rPr/>
              <w:t>Howard</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MinMax</w:t>
            </w:r>
          </w:p>
        </w:tc>
        <w:tc>
          <w:tcPr>
            <w:tcW w:w="1196" w:type="dxa"/>
            <w:tcBorders/>
            <w:shd w:fill="auto" w:val="clear"/>
          </w:tcPr>
          <w:p>
            <w:pPr>
              <w:pStyle w:val="Compact"/>
              <w:spacing w:before="36" w:after="36"/>
              <w:jc w:val="center"/>
              <w:rPr/>
            </w:pPr>
            <w:r>
              <w:rPr/>
              <w:t>34.00</w:t>
            </w:r>
          </w:p>
        </w:tc>
        <w:tc>
          <w:tcPr>
            <w:tcW w:w="701" w:type="dxa"/>
            <w:tcBorders/>
            <w:shd w:fill="auto" w:val="clear"/>
          </w:tcPr>
          <w:p>
            <w:pPr>
              <w:pStyle w:val="Compact"/>
              <w:spacing w:before="36" w:after="36"/>
              <w:jc w:val="center"/>
              <w:rPr/>
            </w:pPr>
            <w:r>
              <w:rPr/>
              <w:t>1.3</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5.27</w:t>
            </w:r>
          </w:p>
        </w:tc>
      </w:tr>
      <w:tr>
        <w:trPr/>
        <w:tc>
          <w:tcPr>
            <w:tcW w:w="1356" w:type="dxa"/>
            <w:tcBorders/>
            <w:shd w:fill="auto" w:val="clear"/>
          </w:tcPr>
          <w:p>
            <w:pPr>
              <w:pStyle w:val="Compact"/>
              <w:spacing w:before="36" w:after="36"/>
              <w:jc w:val="center"/>
              <w:rPr/>
            </w:pPr>
            <w:r>
              <w:rPr/>
              <w:t>Howard</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LinearDay</w:t>
            </w:r>
          </w:p>
        </w:tc>
        <w:tc>
          <w:tcPr>
            <w:tcW w:w="1196" w:type="dxa"/>
            <w:tcBorders/>
            <w:shd w:fill="auto" w:val="clear"/>
          </w:tcPr>
          <w:p>
            <w:pPr>
              <w:pStyle w:val="Compact"/>
              <w:spacing w:before="36" w:after="36"/>
              <w:jc w:val="center"/>
              <w:rPr/>
            </w:pPr>
            <w:r>
              <w:rPr/>
              <w:t>34.00</w:t>
            </w:r>
          </w:p>
        </w:tc>
        <w:tc>
          <w:tcPr>
            <w:tcW w:w="701" w:type="dxa"/>
            <w:tcBorders/>
            <w:shd w:fill="auto" w:val="clear"/>
          </w:tcPr>
          <w:p>
            <w:pPr>
              <w:pStyle w:val="Compact"/>
              <w:spacing w:before="36" w:after="36"/>
              <w:jc w:val="center"/>
              <w:rPr/>
            </w:pPr>
            <w:r>
              <w:rPr/>
              <w:t>1.6</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5.13</w:t>
            </w:r>
          </w:p>
        </w:tc>
      </w:tr>
      <w:tr>
        <w:trPr/>
        <w:tc>
          <w:tcPr>
            <w:tcW w:w="1356" w:type="dxa"/>
            <w:tcBorders/>
            <w:shd w:fill="auto" w:val="clear"/>
          </w:tcPr>
          <w:p>
            <w:pPr>
              <w:pStyle w:val="Compact"/>
              <w:spacing w:before="36" w:after="36"/>
              <w:jc w:val="center"/>
              <w:rPr/>
            </w:pPr>
            <w:r>
              <w:rPr/>
              <w:t>Howard</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LinearHour</w:t>
            </w:r>
          </w:p>
        </w:tc>
        <w:tc>
          <w:tcPr>
            <w:tcW w:w="1196" w:type="dxa"/>
            <w:tcBorders/>
            <w:shd w:fill="auto" w:val="clear"/>
          </w:tcPr>
          <w:p>
            <w:pPr>
              <w:pStyle w:val="Compact"/>
              <w:spacing w:before="36" w:after="36"/>
              <w:jc w:val="center"/>
              <w:rPr/>
            </w:pPr>
            <w:r>
              <w:rPr/>
              <w:t>35.00</w:t>
            </w:r>
          </w:p>
        </w:tc>
        <w:tc>
          <w:tcPr>
            <w:tcW w:w="701" w:type="dxa"/>
            <w:tcBorders/>
            <w:shd w:fill="auto" w:val="clear"/>
          </w:tcPr>
          <w:p>
            <w:pPr>
              <w:pStyle w:val="Compact"/>
              <w:spacing w:before="36" w:after="36"/>
              <w:jc w:val="center"/>
              <w:rPr/>
            </w:pPr>
            <w:r>
              <w:rPr/>
              <w:t>1.2</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5.18</w:t>
            </w:r>
          </w:p>
        </w:tc>
      </w:tr>
      <w:tr>
        <w:trPr/>
        <w:tc>
          <w:tcPr>
            <w:tcW w:w="1356" w:type="dxa"/>
            <w:tcBorders/>
            <w:shd w:fill="auto" w:val="clear"/>
          </w:tcPr>
          <w:p>
            <w:pPr>
              <w:pStyle w:val="Compact"/>
              <w:spacing w:before="36" w:after="36"/>
              <w:jc w:val="center"/>
              <w:rPr/>
            </w:pPr>
            <w:r>
              <w:rPr/>
              <w:t>Howard</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Plateau</w:t>
            </w:r>
          </w:p>
        </w:tc>
        <w:tc>
          <w:tcPr>
            <w:tcW w:w="1196" w:type="dxa"/>
            <w:tcBorders/>
            <w:shd w:fill="auto" w:val="clear"/>
          </w:tcPr>
          <w:p>
            <w:pPr>
              <w:pStyle w:val="Compact"/>
              <w:spacing w:before="36" w:after="36"/>
              <w:jc w:val="center"/>
              <w:rPr/>
            </w:pPr>
            <w:r>
              <w:rPr/>
              <w:t>35.00</w:t>
            </w:r>
          </w:p>
        </w:tc>
        <w:tc>
          <w:tcPr>
            <w:tcW w:w="701" w:type="dxa"/>
            <w:tcBorders/>
            <w:shd w:fill="auto" w:val="clear"/>
          </w:tcPr>
          <w:p>
            <w:pPr>
              <w:pStyle w:val="Compact"/>
              <w:spacing w:before="36" w:after="36"/>
              <w:jc w:val="center"/>
              <w:rPr/>
            </w:pPr>
            <w:r>
              <w:rPr/>
              <w:t>22.3</w:t>
            </w:r>
          </w:p>
        </w:tc>
        <w:tc>
          <w:tcPr>
            <w:tcW w:w="664" w:type="dxa"/>
            <w:tcBorders/>
            <w:shd w:fill="auto" w:val="clear"/>
          </w:tcPr>
          <w:p>
            <w:pPr>
              <w:pStyle w:val="Compact"/>
              <w:spacing w:before="36" w:after="36"/>
              <w:jc w:val="center"/>
              <w:rPr/>
            </w:pPr>
            <w:r>
              <w:rPr/>
              <w:t>22.3</w:t>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5.41</w:t>
            </w:r>
          </w:p>
        </w:tc>
      </w:tr>
      <w:tr>
        <w:trPr/>
        <w:tc>
          <w:tcPr>
            <w:tcW w:w="1356" w:type="dxa"/>
            <w:tcBorders/>
            <w:shd w:fill="auto" w:val="clear"/>
          </w:tcPr>
          <w:p>
            <w:pPr>
              <w:pStyle w:val="Compact"/>
              <w:spacing w:before="36" w:after="36"/>
              <w:jc w:val="center"/>
              <w:rPr/>
            </w:pPr>
            <w:r>
              <w:rPr/>
              <w:t>Howard</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Triangle</w:t>
            </w:r>
          </w:p>
        </w:tc>
        <w:tc>
          <w:tcPr>
            <w:tcW w:w="1196" w:type="dxa"/>
            <w:tcBorders/>
            <w:shd w:fill="auto" w:val="clear"/>
          </w:tcPr>
          <w:p>
            <w:pPr>
              <w:pStyle w:val="Compact"/>
              <w:spacing w:before="36" w:after="36"/>
              <w:jc w:val="center"/>
              <w:rPr/>
            </w:pPr>
            <w:r>
              <w:rPr/>
              <w:t>34.00</w:t>
            </w:r>
          </w:p>
        </w:tc>
        <w:tc>
          <w:tcPr>
            <w:tcW w:w="701" w:type="dxa"/>
            <w:tcBorders/>
            <w:shd w:fill="auto" w:val="clear"/>
          </w:tcPr>
          <w:p>
            <w:pPr>
              <w:pStyle w:val="Compact"/>
              <w:spacing w:before="36" w:after="36"/>
              <w:jc w:val="center"/>
              <w:rPr/>
            </w:pPr>
            <w:r>
              <w:rPr/>
              <w:t>22.8</w:t>
            </w:r>
          </w:p>
        </w:tc>
        <w:tc>
          <w:tcPr>
            <w:tcW w:w="664" w:type="dxa"/>
            <w:tcBorders/>
            <w:shd w:fill="auto" w:val="clear"/>
          </w:tcPr>
          <w:p>
            <w:pPr>
              <w:pStyle w:val="Compact"/>
              <w:spacing w:before="36" w:after="36"/>
              <w:jc w:val="center"/>
              <w:rPr/>
            </w:pPr>
            <w:r>
              <w:rPr/>
              <w:t>22.8</w:t>
            </w:r>
          </w:p>
        </w:tc>
        <w:tc>
          <w:tcPr>
            <w:tcW w:w="663" w:type="dxa"/>
            <w:tcBorders/>
            <w:shd w:fill="auto" w:val="clear"/>
          </w:tcPr>
          <w:p>
            <w:pPr>
              <w:pStyle w:val="Compact"/>
              <w:spacing w:before="36" w:after="36"/>
              <w:jc w:val="center"/>
              <w:rPr/>
            </w:pPr>
            <w:r>
              <w:rPr/>
              <w:t>49.7</w:t>
            </w:r>
          </w:p>
        </w:tc>
        <w:tc>
          <w:tcPr>
            <w:tcW w:w="818" w:type="dxa"/>
            <w:tcBorders/>
            <w:shd w:fill="auto" w:val="clear"/>
          </w:tcPr>
          <w:p>
            <w:pPr>
              <w:pStyle w:val="Compact"/>
              <w:spacing w:before="36" w:after="36"/>
              <w:jc w:val="center"/>
              <w:rPr/>
            </w:pPr>
            <w:r>
              <w:rPr/>
              <w:t>6.44</w:t>
            </w:r>
          </w:p>
        </w:tc>
      </w:tr>
      <w:tr>
        <w:trPr/>
        <w:tc>
          <w:tcPr>
            <w:tcW w:w="1356" w:type="dxa"/>
            <w:tcBorders/>
            <w:shd w:fill="auto" w:val="clear"/>
          </w:tcPr>
          <w:p>
            <w:pPr>
              <w:pStyle w:val="Compact"/>
              <w:spacing w:before="36" w:after="36"/>
              <w:jc w:val="center"/>
              <w:rPr/>
            </w:pPr>
            <w:r>
              <w:rPr/>
              <w:t>Howard</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Asymcur</w:t>
            </w:r>
          </w:p>
        </w:tc>
        <w:tc>
          <w:tcPr>
            <w:tcW w:w="1196" w:type="dxa"/>
            <w:tcBorders/>
            <w:shd w:fill="auto" w:val="clear"/>
          </w:tcPr>
          <w:p>
            <w:pPr>
              <w:pStyle w:val="Compact"/>
              <w:spacing w:before="36" w:after="36"/>
              <w:jc w:val="center"/>
              <w:rPr/>
            </w:pPr>
            <w:r>
              <w:rPr/>
              <w:t>34.00</w:t>
            </w:r>
          </w:p>
        </w:tc>
        <w:tc>
          <w:tcPr>
            <w:tcW w:w="701" w:type="dxa"/>
            <w:tcBorders/>
            <w:shd w:fill="auto" w:val="clear"/>
          </w:tcPr>
          <w:p>
            <w:pPr>
              <w:pStyle w:val="Compact"/>
              <w:spacing w:before="36" w:after="36"/>
              <w:jc w:val="center"/>
              <w:rPr/>
            </w:pPr>
            <w:r>
              <w:rPr/>
              <w:t>22.7</w:t>
            </w:r>
          </w:p>
        </w:tc>
        <w:tc>
          <w:tcPr>
            <w:tcW w:w="664" w:type="dxa"/>
            <w:tcBorders/>
            <w:shd w:fill="auto" w:val="clear"/>
          </w:tcPr>
          <w:p>
            <w:pPr>
              <w:pStyle w:val="Compact"/>
              <w:spacing w:before="36" w:after="36"/>
              <w:jc w:val="center"/>
              <w:rPr/>
            </w:pPr>
            <w:r>
              <w:rPr/>
              <w:t>22.7</w:t>
            </w:r>
          </w:p>
        </w:tc>
        <w:tc>
          <w:tcPr>
            <w:tcW w:w="663" w:type="dxa"/>
            <w:tcBorders/>
            <w:shd w:fill="auto" w:val="clear"/>
          </w:tcPr>
          <w:p>
            <w:pPr>
              <w:pStyle w:val="Compact"/>
              <w:spacing w:before="36" w:after="36"/>
              <w:jc w:val="center"/>
              <w:rPr/>
            </w:pPr>
            <w:r>
              <w:rPr/>
              <w:t>60.7</w:t>
            </w:r>
          </w:p>
        </w:tc>
        <w:tc>
          <w:tcPr>
            <w:tcW w:w="818" w:type="dxa"/>
            <w:tcBorders/>
            <w:shd w:fill="auto" w:val="clear"/>
          </w:tcPr>
          <w:p>
            <w:pPr>
              <w:pStyle w:val="Compact"/>
              <w:spacing w:before="36" w:after="36"/>
              <w:jc w:val="center"/>
              <w:rPr/>
            </w:pPr>
            <w:r>
              <w:rPr/>
              <w:t>6.27</w:t>
            </w:r>
          </w:p>
        </w:tc>
      </w:tr>
      <w:tr>
        <w:trPr/>
        <w:tc>
          <w:tcPr>
            <w:tcW w:w="1356" w:type="dxa"/>
            <w:tcBorders/>
            <w:shd w:fill="auto" w:val="clear"/>
          </w:tcPr>
          <w:p>
            <w:pPr>
              <w:pStyle w:val="Compact"/>
              <w:spacing w:before="36" w:after="36"/>
              <w:jc w:val="center"/>
              <w:rPr/>
            </w:pPr>
            <w:r>
              <w:rPr/>
              <w:t>Payne</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Anderson</w:t>
            </w:r>
          </w:p>
        </w:tc>
        <w:tc>
          <w:tcPr>
            <w:tcW w:w="1196" w:type="dxa"/>
            <w:tcBorders/>
            <w:shd w:fill="auto" w:val="clear"/>
          </w:tcPr>
          <w:p>
            <w:pPr>
              <w:pStyle w:val="Compact"/>
              <w:spacing w:before="36" w:after="36"/>
              <w:jc w:val="center"/>
              <w:rPr/>
            </w:pPr>
            <w:r>
              <w:rPr/>
              <w:t>67.00</w:t>
            </w:r>
          </w:p>
        </w:tc>
        <w:tc>
          <w:tcPr>
            <w:tcW w:w="701" w:type="dxa"/>
            <w:tcBorders/>
            <w:shd w:fill="auto" w:val="clear"/>
          </w:tcPr>
          <w:p>
            <w:pPr>
              <w:pStyle w:val="Compact"/>
              <w:spacing w:before="36" w:after="36"/>
              <w:jc w:val="center"/>
              <w:rPr/>
            </w:pPr>
            <w:r>
              <w:rPr/>
              <w:t>4</w:t>
            </w:r>
          </w:p>
        </w:tc>
        <w:tc>
          <w:tcPr>
            <w:tcW w:w="664" w:type="dxa"/>
            <w:tcBorders/>
            <w:shd w:fill="auto" w:val="clear"/>
          </w:tcPr>
          <w:p>
            <w:pPr>
              <w:pStyle w:val="Compact"/>
              <w:spacing w:before="36" w:after="36"/>
              <w:jc w:val="center"/>
              <w:rPr/>
            </w:pPr>
            <w:r>
              <w:rPr/>
              <w:t>25</w:t>
            </w:r>
          </w:p>
        </w:tc>
        <w:tc>
          <w:tcPr>
            <w:tcW w:w="663" w:type="dxa"/>
            <w:tcBorders/>
            <w:shd w:fill="auto" w:val="clear"/>
          </w:tcPr>
          <w:p>
            <w:pPr>
              <w:pStyle w:val="Compact"/>
              <w:spacing w:before="36" w:after="36"/>
              <w:jc w:val="center"/>
              <w:rPr/>
            </w:pPr>
            <w:r>
              <w:rPr/>
              <w:t>36</w:t>
            </w:r>
          </w:p>
        </w:tc>
        <w:tc>
          <w:tcPr>
            <w:tcW w:w="818" w:type="dxa"/>
            <w:tcBorders/>
            <w:shd w:fill="auto" w:val="clear"/>
          </w:tcPr>
          <w:p>
            <w:pPr>
              <w:pStyle w:val="Compact"/>
              <w:spacing w:before="36" w:after="36"/>
              <w:jc w:val="center"/>
              <w:rPr/>
            </w:pPr>
            <w:r>
              <w:rPr/>
              <w:t>6.15</w:t>
            </w:r>
          </w:p>
        </w:tc>
      </w:tr>
      <w:tr>
        <w:trPr/>
        <w:tc>
          <w:tcPr>
            <w:tcW w:w="1356" w:type="dxa"/>
            <w:tcBorders/>
            <w:shd w:fill="auto" w:val="clear"/>
          </w:tcPr>
          <w:p>
            <w:pPr>
              <w:pStyle w:val="Compact"/>
              <w:spacing w:before="36" w:after="36"/>
              <w:jc w:val="center"/>
              <w:rPr/>
            </w:pPr>
            <w:r>
              <w:rPr/>
              <w:t>Payne</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MinMax</w:t>
            </w:r>
          </w:p>
        </w:tc>
        <w:tc>
          <w:tcPr>
            <w:tcW w:w="1196" w:type="dxa"/>
            <w:tcBorders/>
            <w:shd w:fill="auto" w:val="clear"/>
          </w:tcPr>
          <w:p>
            <w:pPr>
              <w:pStyle w:val="Compact"/>
              <w:spacing w:before="36" w:after="36"/>
              <w:jc w:val="center"/>
              <w:rPr/>
            </w:pPr>
            <w:r>
              <w:rPr/>
              <w:t>63.00</w:t>
            </w:r>
          </w:p>
        </w:tc>
        <w:tc>
          <w:tcPr>
            <w:tcW w:w="701" w:type="dxa"/>
            <w:tcBorders/>
            <w:shd w:fill="auto" w:val="clear"/>
          </w:tcPr>
          <w:p>
            <w:pPr>
              <w:pStyle w:val="Compact"/>
              <w:spacing w:before="36" w:after="36"/>
              <w:jc w:val="center"/>
              <w:rPr/>
            </w:pPr>
            <w:r>
              <w:rPr/>
              <w:t>0</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5.23</w:t>
            </w:r>
          </w:p>
        </w:tc>
      </w:tr>
      <w:tr>
        <w:trPr/>
        <w:tc>
          <w:tcPr>
            <w:tcW w:w="1356" w:type="dxa"/>
            <w:tcBorders/>
            <w:shd w:fill="auto" w:val="clear"/>
          </w:tcPr>
          <w:p>
            <w:pPr>
              <w:pStyle w:val="Compact"/>
              <w:spacing w:before="36" w:after="36"/>
              <w:jc w:val="center"/>
              <w:rPr/>
            </w:pPr>
            <w:r>
              <w:rPr/>
              <w:t>Payne</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LinearDay</w:t>
            </w:r>
          </w:p>
        </w:tc>
        <w:tc>
          <w:tcPr>
            <w:tcW w:w="1196" w:type="dxa"/>
            <w:tcBorders/>
            <w:shd w:fill="auto" w:val="clear"/>
          </w:tcPr>
          <w:p>
            <w:pPr>
              <w:pStyle w:val="Compact"/>
              <w:spacing w:before="36" w:after="36"/>
              <w:jc w:val="center"/>
              <w:rPr/>
            </w:pPr>
            <w:r>
              <w:rPr/>
              <w:t>62.00</w:t>
            </w:r>
          </w:p>
        </w:tc>
        <w:tc>
          <w:tcPr>
            <w:tcW w:w="701" w:type="dxa"/>
            <w:tcBorders/>
            <w:shd w:fill="auto" w:val="clear"/>
          </w:tcPr>
          <w:p>
            <w:pPr>
              <w:pStyle w:val="Compact"/>
              <w:spacing w:before="36" w:after="36"/>
              <w:jc w:val="center"/>
              <w:rPr/>
            </w:pPr>
            <w:r>
              <w:rPr/>
              <w:t>11.1</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5.11</w:t>
            </w:r>
          </w:p>
        </w:tc>
      </w:tr>
      <w:tr>
        <w:trPr/>
        <w:tc>
          <w:tcPr>
            <w:tcW w:w="1356" w:type="dxa"/>
            <w:tcBorders/>
            <w:shd w:fill="auto" w:val="clear"/>
          </w:tcPr>
          <w:p>
            <w:pPr>
              <w:pStyle w:val="Compact"/>
              <w:spacing w:before="36" w:after="36"/>
              <w:jc w:val="center"/>
              <w:rPr/>
            </w:pPr>
            <w:r>
              <w:rPr/>
              <w:t>Payne</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LinearHour</w:t>
            </w:r>
          </w:p>
        </w:tc>
        <w:tc>
          <w:tcPr>
            <w:tcW w:w="1196" w:type="dxa"/>
            <w:tcBorders/>
            <w:shd w:fill="auto" w:val="clear"/>
          </w:tcPr>
          <w:p>
            <w:pPr>
              <w:pStyle w:val="Compact"/>
              <w:spacing w:before="36" w:after="36"/>
              <w:jc w:val="center"/>
              <w:rPr/>
            </w:pPr>
            <w:r>
              <w:rPr/>
              <w:t>63.00</w:t>
            </w:r>
          </w:p>
        </w:tc>
        <w:tc>
          <w:tcPr>
            <w:tcW w:w="701" w:type="dxa"/>
            <w:tcBorders/>
            <w:shd w:fill="auto" w:val="clear"/>
          </w:tcPr>
          <w:p>
            <w:pPr>
              <w:pStyle w:val="Compact"/>
              <w:spacing w:before="36" w:after="36"/>
              <w:jc w:val="center"/>
              <w:rPr/>
            </w:pPr>
            <w:r>
              <w:rPr/>
              <w:t>7.4</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5.14</w:t>
            </w:r>
          </w:p>
        </w:tc>
      </w:tr>
      <w:tr>
        <w:trPr/>
        <w:tc>
          <w:tcPr>
            <w:tcW w:w="1356" w:type="dxa"/>
            <w:tcBorders/>
            <w:shd w:fill="auto" w:val="clear"/>
          </w:tcPr>
          <w:p>
            <w:pPr>
              <w:pStyle w:val="Compact"/>
              <w:spacing w:before="36" w:after="36"/>
              <w:jc w:val="center"/>
              <w:rPr/>
            </w:pPr>
            <w:r>
              <w:rPr/>
              <w:t>Payne</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Plateau</w:t>
            </w:r>
          </w:p>
        </w:tc>
        <w:tc>
          <w:tcPr>
            <w:tcW w:w="1196" w:type="dxa"/>
            <w:tcBorders/>
            <w:shd w:fill="auto" w:val="clear"/>
          </w:tcPr>
          <w:p>
            <w:pPr>
              <w:pStyle w:val="Compact"/>
              <w:spacing w:before="36" w:after="36"/>
              <w:jc w:val="center"/>
              <w:rPr/>
            </w:pPr>
            <w:r>
              <w:rPr/>
              <w:t>63.00</w:t>
            </w:r>
          </w:p>
        </w:tc>
        <w:tc>
          <w:tcPr>
            <w:tcW w:w="701" w:type="dxa"/>
            <w:tcBorders/>
            <w:shd w:fill="auto" w:val="clear"/>
          </w:tcPr>
          <w:p>
            <w:pPr>
              <w:pStyle w:val="Compact"/>
              <w:spacing w:before="36" w:after="36"/>
              <w:jc w:val="center"/>
              <w:rPr/>
            </w:pPr>
            <w:r>
              <w:rPr/>
              <w:t>0</w:t>
            </w:r>
          </w:p>
        </w:tc>
        <w:tc>
          <w:tcPr>
            <w:tcW w:w="664" w:type="dxa"/>
            <w:tcBorders/>
            <w:shd w:fill="auto" w:val="clear"/>
          </w:tcPr>
          <w:p>
            <w:pPr>
              <w:pStyle w:val="Compact"/>
              <w:spacing w:before="36" w:after="36"/>
              <w:jc w:val="center"/>
              <w:rPr/>
            </w:pPr>
            <w:r>
              <w:rPr/>
              <w:t>38.2</w:t>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5.59</w:t>
            </w:r>
          </w:p>
        </w:tc>
      </w:tr>
      <w:tr>
        <w:trPr/>
        <w:tc>
          <w:tcPr>
            <w:tcW w:w="1356" w:type="dxa"/>
            <w:tcBorders/>
            <w:shd w:fill="auto" w:val="clear"/>
          </w:tcPr>
          <w:p>
            <w:pPr>
              <w:pStyle w:val="Compact"/>
              <w:spacing w:before="36" w:after="36"/>
              <w:jc w:val="center"/>
              <w:rPr/>
            </w:pPr>
            <w:r>
              <w:rPr/>
              <w:t>Payne</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Triangle</w:t>
            </w:r>
          </w:p>
        </w:tc>
        <w:tc>
          <w:tcPr>
            <w:tcW w:w="1196" w:type="dxa"/>
            <w:tcBorders/>
            <w:shd w:fill="auto" w:val="clear"/>
          </w:tcPr>
          <w:p>
            <w:pPr>
              <w:pStyle w:val="Compact"/>
              <w:spacing w:before="36" w:after="36"/>
              <w:jc w:val="center"/>
              <w:rPr/>
            </w:pPr>
            <w:r>
              <w:rPr/>
              <w:t>63.00</w:t>
            </w:r>
          </w:p>
        </w:tc>
        <w:tc>
          <w:tcPr>
            <w:tcW w:w="701" w:type="dxa"/>
            <w:tcBorders/>
            <w:shd w:fill="auto" w:val="clear"/>
          </w:tcPr>
          <w:p>
            <w:pPr>
              <w:pStyle w:val="Compact"/>
              <w:spacing w:before="36" w:after="36"/>
              <w:jc w:val="center"/>
              <w:rPr/>
            </w:pPr>
            <w:r>
              <w:rPr/>
              <w:t>7.6</w:t>
            </w:r>
          </w:p>
        </w:tc>
        <w:tc>
          <w:tcPr>
            <w:tcW w:w="664" w:type="dxa"/>
            <w:tcBorders/>
            <w:shd w:fill="auto" w:val="clear"/>
          </w:tcPr>
          <w:p>
            <w:pPr>
              <w:pStyle w:val="Compact"/>
              <w:spacing w:before="36" w:after="36"/>
              <w:jc w:val="center"/>
              <w:rPr/>
            </w:pPr>
            <w:r>
              <w:rPr/>
              <w:t>38.2</w:t>
            </w:r>
          </w:p>
        </w:tc>
        <w:tc>
          <w:tcPr>
            <w:tcW w:w="663" w:type="dxa"/>
            <w:tcBorders/>
            <w:shd w:fill="auto" w:val="clear"/>
          </w:tcPr>
          <w:p>
            <w:pPr>
              <w:pStyle w:val="Compact"/>
              <w:spacing w:before="36" w:after="36"/>
              <w:jc w:val="center"/>
              <w:rPr/>
            </w:pPr>
            <w:r>
              <w:rPr/>
              <w:t>38.8</w:t>
            </w:r>
          </w:p>
        </w:tc>
        <w:tc>
          <w:tcPr>
            <w:tcW w:w="818" w:type="dxa"/>
            <w:tcBorders/>
            <w:shd w:fill="auto" w:val="clear"/>
          </w:tcPr>
          <w:p>
            <w:pPr>
              <w:pStyle w:val="Compact"/>
              <w:spacing w:before="36" w:after="36"/>
              <w:jc w:val="center"/>
              <w:rPr/>
            </w:pPr>
            <w:r>
              <w:rPr/>
              <w:t>5.50</w:t>
            </w:r>
          </w:p>
        </w:tc>
      </w:tr>
      <w:tr>
        <w:trPr/>
        <w:tc>
          <w:tcPr>
            <w:tcW w:w="1356" w:type="dxa"/>
            <w:tcBorders/>
            <w:shd w:fill="auto" w:val="clear"/>
          </w:tcPr>
          <w:p>
            <w:pPr>
              <w:pStyle w:val="Compact"/>
              <w:spacing w:before="36" w:after="36"/>
              <w:jc w:val="center"/>
              <w:rPr/>
            </w:pPr>
            <w:r>
              <w:rPr/>
              <w:t>Payne</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Asymcur</w:t>
            </w:r>
          </w:p>
        </w:tc>
        <w:tc>
          <w:tcPr>
            <w:tcW w:w="1196" w:type="dxa"/>
            <w:tcBorders/>
            <w:shd w:fill="auto" w:val="clear"/>
          </w:tcPr>
          <w:p>
            <w:pPr>
              <w:pStyle w:val="Compact"/>
              <w:spacing w:before="36" w:after="36"/>
              <w:jc w:val="center"/>
              <w:rPr/>
            </w:pPr>
            <w:r>
              <w:rPr/>
              <w:t>63.00</w:t>
            </w:r>
          </w:p>
        </w:tc>
        <w:tc>
          <w:tcPr>
            <w:tcW w:w="701" w:type="dxa"/>
            <w:tcBorders/>
            <w:shd w:fill="auto" w:val="clear"/>
          </w:tcPr>
          <w:p>
            <w:pPr>
              <w:pStyle w:val="Compact"/>
              <w:spacing w:before="36" w:after="36"/>
              <w:jc w:val="center"/>
              <w:rPr/>
            </w:pPr>
            <w:r>
              <w:rPr/>
              <w:t>0</w:t>
            </w:r>
          </w:p>
        </w:tc>
        <w:tc>
          <w:tcPr>
            <w:tcW w:w="664" w:type="dxa"/>
            <w:tcBorders/>
            <w:shd w:fill="auto" w:val="clear"/>
          </w:tcPr>
          <w:p>
            <w:pPr>
              <w:pStyle w:val="Compact"/>
              <w:spacing w:before="36" w:after="36"/>
              <w:jc w:val="center"/>
              <w:rPr/>
            </w:pPr>
            <w:r>
              <w:rPr/>
              <w:t>52.9</w:t>
            </w:r>
          </w:p>
        </w:tc>
        <w:tc>
          <w:tcPr>
            <w:tcW w:w="663" w:type="dxa"/>
            <w:tcBorders/>
            <w:shd w:fill="auto" w:val="clear"/>
          </w:tcPr>
          <w:p>
            <w:pPr>
              <w:pStyle w:val="Compact"/>
              <w:spacing w:before="36" w:after="36"/>
              <w:jc w:val="center"/>
              <w:rPr/>
            </w:pPr>
            <w:r>
              <w:rPr/>
              <w:t>78.7</w:t>
            </w:r>
          </w:p>
        </w:tc>
        <w:tc>
          <w:tcPr>
            <w:tcW w:w="818" w:type="dxa"/>
            <w:tcBorders/>
            <w:shd w:fill="auto" w:val="clear"/>
          </w:tcPr>
          <w:p>
            <w:pPr>
              <w:pStyle w:val="Compact"/>
              <w:spacing w:before="36" w:after="36"/>
              <w:jc w:val="center"/>
              <w:rPr/>
            </w:pPr>
            <w:r>
              <w:rPr/>
              <w:t>5.48</w:t>
            </w:r>
          </w:p>
        </w:tc>
      </w:tr>
      <w:tr>
        <w:trPr/>
        <w:tc>
          <w:tcPr>
            <w:tcW w:w="1356" w:type="dxa"/>
            <w:tcBorders/>
            <w:shd w:fill="auto" w:val="clear"/>
          </w:tcPr>
          <w:p>
            <w:pPr>
              <w:pStyle w:val="Compact"/>
              <w:spacing w:before="36" w:after="36"/>
              <w:jc w:val="center"/>
              <w:rPr/>
            </w:pPr>
            <w:r>
              <w:rPr/>
              <w:t>Serr</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Anderson</w:t>
            </w:r>
          </w:p>
        </w:tc>
        <w:tc>
          <w:tcPr>
            <w:tcW w:w="1196" w:type="dxa"/>
            <w:tcBorders/>
            <w:shd w:fill="auto" w:val="clear"/>
          </w:tcPr>
          <w:p>
            <w:pPr>
              <w:pStyle w:val="Compact"/>
              <w:spacing w:before="36" w:after="36"/>
              <w:jc w:val="center"/>
              <w:rPr/>
            </w:pPr>
            <w:r>
              <w:rPr/>
              <w:t>57.00</w:t>
            </w:r>
          </w:p>
        </w:tc>
        <w:tc>
          <w:tcPr>
            <w:tcW w:w="701" w:type="dxa"/>
            <w:tcBorders/>
            <w:shd w:fill="auto" w:val="clear"/>
          </w:tcPr>
          <w:p>
            <w:pPr>
              <w:pStyle w:val="Compact"/>
              <w:spacing w:before="36" w:after="36"/>
              <w:jc w:val="center"/>
              <w:rPr/>
            </w:pPr>
            <w:r>
              <w:rPr/>
              <w:t>4</w:t>
            </w:r>
          </w:p>
        </w:tc>
        <w:tc>
          <w:tcPr>
            <w:tcW w:w="664" w:type="dxa"/>
            <w:tcBorders/>
            <w:shd w:fill="auto" w:val="clear"/>
          </w:tcPr>
          <w:p>
            <w:pPr>
              <w:pStyle w:val="Compact"/>
              <w:spacing w:before="36" w:after="36"/>
              <w:jc w:val="center"/>
              <w:rPr/>
            </w:pPr>
            <w:r>
              <w:rPr/>
              <w:t>25</w:t>
            </w:r>
          </w:p>
        </w:tc>
        <w:tc>
          <w:tcPr>
            <w:tcW w:w="663" w:type="dxa"/>
            <w:tcBorders/>
            <w:shd w:fill="auto" w:val="clear"/>
          </w:tcPr>
          <w:p>
            <w:pPr>
              <w:pStyle w:val="Compact"/>
              <w:spacing w:before="36" w:after="36"/>
              <w:jc w:val="center"/>
              <w:rPr/>
            </w:pPr>
            <w:r>
              <w:rPr/>
              <w:t>36</w:t>
            </w:r>
          </w:p>
        </w:tc>
        <w:tc>
          <w:tcPr>
            <w:tcW w:w="818" w:type="dxa"/>
            <w:tcBorders/>
            <w:shd w:fill="auto" w:val="clear"/>
          </w:tcPr>
          <w:p>
            <w:pPr>
              <w:pStyle w:val="Compact"/>
              <w:spacing w:before="36" w:after="36"/>
              <w:jc w:val="center"/>
              <w:rPr/>
            </w:pPr>
            <w:r>
              <w:rPr/>
              <w:t>6.26</w:t>
            </w:r>
          </w:p>
        </w:tc>
      </w:tr>
      <w:tr>
        <w:trPr/>
        <w:tc>
          <w:tcPr>
            <w:tcW w:w="1356" w:type="dxa"/>
            <w:tcBorders/>
            <w:shd w:fill="auto" w:val="clear"/>
          </w:tcPr>
          <w:p>
            <w:pPr>
              <w:pStyle w:val="Compact"/>
              <w:spacing w:before="36" w:after="36"/>
              <w:jc w:val="center"/>
              <w:rPr/>
            </w:pPr>
            <w:r>
              <w:rPr/>
              <w:t>Serr</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MinMax</w:t>
            </w:r>
          </w:p>
        </w:tc>
        <w:tc>
          <w:tcPr>
            <w:tcW w:w="1196" w:type="dxa"/>
            <w:tcBorders/>
            <w:shd w:fill="auto" w:val="clear"/>
          </w:tcPr>
          <w:p>
            <w:pPr>
              <w:pStyle w:val="Compact"/>
              <w:spacing w:before="36" w:after="36"/>
              <w:jc w:val="center"/>
              <w:rPr/>
            </w:pPr>
            <w:r>
              <w:rPr/>
              <w:t>48.00</w:t>
            </w:r>
          </w:p>
        </w:tc>
        <w:tc>
          <w:tcPr>
            <w:tcW w:w="701" w:type="dxa"/>
            <w:tcBorders/>
            <w:shd w:fill="auto" w:val="clear"/>
          </w:tcPr>
          <w:p>
            <w:pPr>
              <w:pStyle w:val="Compact"/>
              <w:spacing w:before="36" w:after="36"/>
              <w:jc w:val="center"/>
              <w:rPr/>
            </w:pPr>
            <w:r>
              <w:rPr/>
              <w:t>17.1</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5.56</w:t>
            </w:r>
          </w:p>
        </w:tc>
      </w:tr>
      <w:tr>
        <w:trPr/>
        <w:tc>
          <w:tcPr>
            <w:tcW w:w="1356" w:type="dxa"/>
            <w:tcBorders/>
            <w:shd w:fill="auto" w:val="clear"/>
          </w:tcPr>
          <w:p>
            <w:pPr>
              <w:pStyle w:val="Compact"/>
              <w:spacing w:before="36" w:after="36"/>
              <w:jc w:val="center"/>
              <w:rPr/>
            </w:pPr>
            <w:r>
              <w:rPr/>
              <w:t>Serr</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LinearDay</w:t>
            </w:r>
          </w:p>
        </w:tc>
        <w:tc>
          <w:tcPr>
            <w:tcW w:w="1196" w:type="dxa"/>
            <w:tcBorders/>
            <w:shd w:fill="auto" w:val="clear"/>
          </w:tcPr>
          <w:p>
            <w:pPr>
              <w:pStyle w:val="Compact"/>
              <w:spacing w:before="36" w:after="36"/>
              <w:jc w:val="center"/>
              <w:rPr/>
            </w:pPr>
            <w:r>
              <w:rPr/>
              <w:t>47.00</w:t>
            </w:r>
          </w:p>
        </w:tc>
        <w:tc>
          <w:tcPr>
            <w:tcW w:w="701" w:type="dxa"/>
            <w:tcBorders/>
            <w:shd w:fill="auto" w:val="clear"/>
          </w:tcPr>
          <w:p>
            <w:pPr>
              <w:pStyle w:val="Compact"/>
              <w:spacing w:before="36" w:after="36"/>
              <w:jc w:val="center"/>
              <w:rPr/>
            </w:pPr>
            <w:r>
              <w:rPr/>
              <w:t>14.5</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5.29</w:t>
            </w:r>
          </w:p>
        </w:tc>
      </w:tr>
      <w:tr>
        <w:trPr/>
        <w:tc>
          <w:tcPr>
            <w:tcW w:w="1356" w:type="dxa"/>
            <w:tcBorders/>
            <w:shd w:fill="auto" w:val="clear"/>
          </w:tcPr>
          <w:p>
            <w:pPr>
              <w:pStyle w:val="Compact"/>
              <w:spacing w:before="36" w:after="36"/>
              <w:jc w:val="center"/>
              <w:rPr/>
            </w:pPr>
            <w:r>
              <w:rPr/>
              <w:t>Serr</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LinearHour</w:t>
            </w:r>
          </w:p>
        </w:tc>
        <w:tc>
          <w:tcPr>
            <w:tcW w:w="1196" w:type="dxa"/>
            <w:tcBorders/>
            <w:shd w:fill="auto" w:val="clear"/>
          </w:tcPr>
          <w:p>
            <w:pPr>
              <w:pStyle w:val="Compact"/>
              <w:spacing w:before="36" w:after="36"/>
              <w:jc w:val="center"/>
              <w:rPr/>
            </w:pPr>
            <w:r>
              <w:rPr/>
              <w:t>48.00</w:t>
            </w:r>
          </w:p>
        </w:tc>
        <w:tc>
          <w:tcPr>
            <w:tcW w:w="701" w:type="dxa"/>
            <w:tcBorders/>
            <w:shd w:fill="auto" w:val="clear"/>
          </w:tcPr>
          <w:p>
            <w:pPr>
              <w:pStyle w:val="Compact"/>
              <w:spacing w:before="36" w:after="36"/>
              <w:jc w:val="center"/>
              <w:rPr/>
            </w:pPr>
            <w:r>
              <w:rPr/>
              <w:t>18.2</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5.41</w:t>
            </w:r>
          </w:p>
        </w:tc>
      </w:tr>
      <w:tr>
        <w:trPr/>
        <w:tc>
          <w:tcPr>
            <w:tcW w:w="1356" w:type="dxa"/>
            <w:tcBorders/>
            <w:shd w:fill="auto" w:val="clear"/>
          </w:tcPr>
          <w:p>
            <w:pPr>
              <w:pStyle w:val="Compact"/>
              <w:spacing w:before="36" w:after="36"/>
              <w:jc w:val="center"/>
              <w:rPr/>
            </w:pPr>
            <w:r>
              <w:rPr/>
              <w:t>Serr</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Plateau</w:t>
            </w:r>
          </w:p>
        </w:tc>
        <w:tc>
          <w:tcPr>
            <w:tcW w:w="1196" w:type="dxa"/>
            <w:tcBorders/>
            <w:shd w:fill="auto" w:val="clear"/>
          </w:tcPr>
          <w:p>
            <w:pPr>
              <w:pStyle w:val="Compact"/>
              <w:spacing w:before="36" w:after="36"/>
              <w:jc w:val="center"/>
              <w:rPr/>
            </w:pPr>
            <w:r>
              <w:rPr/>
              <w:t>49.00</w:t>
            </w:r>
          </w:p>
        </w:tc>
        <w:tc>
          <w:tcPr>
            <w:tcW w:w="701" w:type="dxa"/>
            <w:tcBorders/>
            <w:shd w:fill="auto" w:val="clear"/>
          </w:tcPr>
          <w:p>
            <w:pPr>
              <w:pStyle w:val="Compact"/>
              <w:spacing w:before="36" w:after="36"/>
              <w:jc w:val="center"/>
              <w:rPr/>
            </w:pPr>
            <w:r>
              <w:rPr/>
              <w:t>21.6</w:t>
            </w:r>
          </w:p>
        </w:tc>
        <w:tc>
          <w:tcPr>
            <w:tcW w:w="664" w:type="dxa"/>
            <w:tcBorders/>
            <w:shd w:fill="auto" w:val="clear"/>
          </w:tcPr>
          <w:p>
            <w:pPr>
              <w:pStyle w:val="Compact"/>
              <w:spacing w:before="36" w:after="36"/>
              <w:jc w:val="center"/>
              <w:rPr/>
            </w:pPr>
            <w:r>
              <w:rPr/>
              <w:t>21.8</w:t>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5.30</w:t>
            </w:r>
          </w:p>
        </w:tc>
      </w:tr>
      <w:tr>
        <w:trPr/>
        <w:tc>
          <w:tcPr>
            <w:tcW w:w="1356" w:type="dxa"/>
            <w:tcBorders/>
            <w:shd w:fill="auto" w:val="clear"/>
          </w:tcPr>
          <w:p>
            <w:pPr>
              <w:pStyle w:val="Compact"/>
              <w:spacing w:before="36" w:after="36"/>
              <w:jc w:val="center"/>
              <w:rPr/>
            </w:pPr>
            <w:r>
              <w:rPr/>
              <w:t>Serr</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Triangle</w:t>
            </w:r>
          </w:p>
        </w:tc>
        <w:tc>
          <w:tcPr>
            <w:tcW w:w="1196" w:type="dxa"/>
            <w:tcBorders/>
            <w:shd w:fill="auto" w:val="clear"/>
          </w:tcPr>
          <w:p>
            <w:pPr>
              <w:pStyle w:val="Compact"/>
              <w:spacing w:before="36" w:after="36"/>
              <w:jc w:val="center"/>
              <w:rPr/>
            </w:pPr>
            <w:r>
              <w:rPr/>
              <w:t>49.00</w:t>
            </w:r>
          </w:p>
        </w:tc>
        <w:tc>
          <w:tcPr>
            <w:tcW w:w="701" w:type="dxa"/>
            <w:tcBorders/>
            <w:shd w:fill="auto" w:val="clear"/>
          </w:tcPr>
          <w:p>
            <w:pPr>
              <w:pStyle w:val="Compact"/>
              <w:spacing w:before="36" w:after="36"/>
              <w:jc w:val="center"/>
              <w:rPr/>
            </w:pPr>
            <w:r>
              <w:rPr/>
              <w:t>21.6</w:t>
            </w:r>
          </w:p>
        </w:tc>
        <w:tc>
          <w:tcPr>
            <w:tcW w:w="664" w:type="dxa"/>
            <w:tcBorders/>
            <w:shd w:fill="auto" w:val="clear"/>
          </w:tcPr>
          <w:p>
            <w:pPr>
              <w:pStyle w:val="Compact"/>
              <w:spacing w:before="36" w:after="36"/>
              <w:jc w:val="center"/>
              <w:rPr/>
            </w:pPr>
            <w:r>
              <w:rPr/>
              <w:t>21.8</w:t>
            </w:r>
          </w:p>
        </w:tc>
        <w:tc>
          <w:tcPr>
            <w:tcW w:w="663" w:type="dxa"/>
            <w:tcBorders/>
            <w:shd w:fill="auto" w:val="clear"/>
          </w:tcPr>
          <w:p>
            <w:pPr>
              <w:pStyle w:val="Compact"/>
              <w:spacing w:before="36" w:after="36"/>
              <w:jc w:val="center"/>
              <w:rPr/>
            </w:pPr>
            <w:r>
              <w:rPr/>
              <w:t>100</w:t>
            </w:r>
          </w:p>
        </w:tc>
        <w:tc>
          <w:tcPr>
            <w:tcW w:w="818" w:type="dxa"/>
            <w:tcBorders/>
            <w:shd w:fill="auto" w:val="clear"/>
          </w:tcPr>
          <w:p>
            <w:pPr>
              <w:pStyle w:val="Compact"/>
              <w:spacing w:before="36" w:after="36"/>
              <w:jc w:val="center"/>
              <w:rPr/>
            </w:pPr>
            <w:r>
              <w:rPr/>
              <w:t>5.39</w:t>
            </w:r>
          </w:p>
        </w:tc>
      </w:tr>
      <w:tr>
        <w:trPr/>
        <w:tc>
          <w:tcPr>
            <w:tcW w:w="1356" w:type="dxa"/>
            <w:tcBorders/>
            <w:shd w:fill="auto" w:val="clear"/>
          </w:tcPr>
          <w:p>
            <w:pPr>
              <w:pStyle w:val="Compact"/>
              <w:spacing w:before="36" w:after="36"/>
              <w:jc w:val="center"/>
              <w:rPr/>
            </w:pPr>
            <w:r>
              <w:rPr/>
              <w:t>Serr</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Asymcur</w:t>
            </w:r>
          </w:p>
        </w:tc>
        <w:tc>
          <w:tcPr>
            <w:tcW w:w="1196" w:type="dxa"/>
            <w:tcBorders/>
            <w:shd w:fill="auto" w:val="clear"/>
          </w:tcPr>
          <w:p>
            <w:pPr>
              <w:pStyle w:val="Compact"/>
              <w:spacing w:before="36" w:after="36"/>
              <w:jc w:val="center"/>
              <w:rPr/>
            </w:pPr>
            <w:r>
              <w:rPr/>
              <w:t>49.00</w:t>
            </w:r>
          </w:p>
        </w:tc>
        <w:tc>
          <w:tcPr>
            <w:tcW w:w="701" w:type="dxa"/>
            <w:tcBorders/>
            <w:shd w:fill="auto" w:val="clear"/>
          </w:tcPr>
          <w:p>
            <w:pPr>
              <w:pStyle w:val="Compact"/>
              <w:spacing w:before="36" w:after="36"/>
              <w:jc w:val="center"/>
              <w:rPr/>
            </w:pPr>
            <w:r>
              <w:rPr/>
              <w:t>21.6</w:t>
            </w:r>
          </w:p>
        </w:tc>
        <w:tc>
          <w:tcPr>
            <w:tcW w:w="664" w:type="dxa"/>
            <w:tcBorders/>
            <w:shd w:fill="auto" w:val="clear"/>
          </w:tcPr>
          <w:p>
            <w:pPr>
              <w:pStyle w:val="Compact"/>
              <w:spacing w:before="36" w:after="36"/>
              <w:jc w:val="center"/>
              <w:rPr/>
            </w:pPr>
            <w:r>
              <w:rPr/>
              <w:t>21.8</w:t>
            </w:r>
          </w:p>
        </w:tc>
        <w:tc>
          <w:tcPr>
            <w:tcW w:w="663" w:type="dxa"/>
            <w:tcBorders/>
            <w:shd w:fill="auto" w:val="clear"/>
          </w:tcPr>
          <w:p>
            <w:pPr>
              <w:pStyle w:val="Compact"/>
              <w:spacing w:before="36" w:after="36"/>
              <w:jc w:val="center"/>
              <w:rPr/>
            </w:pPr>
            <w:r>
              <w:rPr/>
              <w:t>100</w:t>
            </w:r>
          </w:p>
        </w:tc>
        <w:tc>
          <w:tcPr>
            <w:tcW w:w="818" w:type="dxa"/>
            <w:tcBorders/>
            <w:shd w:fill="auto" w:val="clear"/>
          </w:tcPr>
          <w:p>
            <w:pPr>
              <w:pStyle w:val="Compact"/>
              <w:spacing w:before="36" w:after="36"/>
              <w:jc w:val="center"/>
              <w:rPr/>
            </w:pPr>
            <w:r>
              <w:rPr/>
              <w:t>5.29</w:t>
            </w:r>
          </w:p>
        </w:tc>
      </w:tr>
      <w:tr>
        <w:trPr/>
        <w:tc>
          <w:tcPr>
            <w:tcW w:w="1356" w:type="dxa"/>
            <w:tcBorders/>
            <w:shd w:fill="auto" w:val="clear"/>
          </w:tcPr>
          <w:p>
            <w:pPr>
              <w:pStyle w:val="Compact"/>
              <w:spacing w:before="36" w:after="36"/>
              <w:jc w:val="center"/>
              <w:rPr/>
            </w:pPr>
            <w:r>
              <w:rPr/>
              <w:t>Tehama</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Anderson</w:t>
            </w:r>
          </w:p>
        </w:tc>
        <w:tc>
          <w:tcPr>
            <w:tcW w:w="1196" w:type="dxa"/>
            <w:tcBorders/>
            <w:shd w:fill="auto" w:val="clear"/>
          </w:tcPr>
          <w:p>
            <w:pPr>
              <w:pStyle w:val="Compact"/>
              <w:spacing w:before="36" w:after="36"/>
              <w:jc w:val="center"/>
              <w:rPr/>
            </w:pPr>
            <w:r>
              <w:rPr/>
              <w:t>55.00</w:t>
            </w:r>
          </w:p>
        </w:tc>
        <w:tc>
          <w:tcPr>
            <w:tcW w:w="701" w:type="dxa"/>
            <w:tcBorders/>
            <w:shd w:fill="auto" w:val="clear"/>
          </w:tcPr>
          <w:p>
            <w:pPr>
              <w:pStyle w:val="Compact"/>
              <w:spacing w:before="36" w:after="36"/>
              <w:jc w:val="center"/>
              <w:rPr/>
            </w:pPr>
            <w:r>
              <w:rPr/>
              <w:t>4</w:t>
            </w:r>
          </w:p>
        </w:tc>
        <w:tc>
          <w:tcPr>
            <w:tcW w:w="664" w:type="dxa"/>
            <w:tcBorders/>
            <w:shd w:fill="auto" w:val="clear"/>
          </w:tcPr>
          <w:p>
            <w:pPr>
              <w:pStyle w:val="Compact"/>
              <w:spacing w:before="36" w:after="36"/>
              <w:jc w:val="center"/>
              <w:rPr/>
            </w:pPr>
            <w:r>
              <w:rPr/>
              <w:t>25</w:t>
            </w:r>
          </w:p>
        </w:tc>
        <w:tc>
          <w:tcPr>
            <w:tcW w:w="663" w:type="dxa"/>
            <w:tcBorders/>
            <w:shd w:fill="auto" w:val="clear"/>
          </w:tcPr>
          <w:p>
            <w:pPr>
              <w:pStyle w:val="Compact"/>
              <w:spacing w:before="36" w:after="36"/>
              <w:jc w:val="center"/>
              <w:rPr/>
            </w:pPr>
            <w:r>
              <w:rPr/>
              <w:t>36</w:t>
            </w:r>
          </w:p>
        </w:tc>
        <w:tc>
          <w:tcPr>
            <w:tcW w:w="818" w:type="dxa"/>
            <w:tcBorders/>
            <w:shd w:fill="auto" w:val="clear"/>
          </w:tcPr>
          <w:p>
            <w:pPr>
              <w:pStyle w:val="Compact"/>
              <w:spacing w:before="36" w:after="36"/>
              <w:jc w:val="center"/>
              <w:rPr/>
            </w:pPr>
            <w:r>
              <w:rPr/>
              <w:t>5.14</w:t>
            </w:r>
          </w:p>
        </w:tc>
      </w:tr>
      <w:tr>
        <w:trPr/>
        <w:tc>
          <w:tcPr>
            <w:tcW w:w="1356" w:type="dxa"/>
            <w:tcBorders/>
            <w:shd w:fill="auto" w:val="clear"/>
          </w:tcPr>
          <w:p>
            <w:pPr>
              <w:pStyle w:val="Compact"/>
              <w:spacing w:before="36" w:after="36"/>
              <w:jc w:val="center"/>
              <w:rPr/>
            </w:pPr>
            <w:r>
              <w:rPr/>
              <w:t>Tehama</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MinMax</w:t>
            </w:r>
          </w:p>
        </w:tc>
        <w:tc>
          <w:tcPr>
            <w:tcW w:w="1196" w:type="dxa"/>
            <w:tcBorders/>
            <w:shd w:fill="auto" w:val="clear"/>
          </w:tcPr>
          <w:p>
            <w:pPr>
              <w:pStyle w:val="Compact"/>
              <w:spacing w:before="36" w:after="36"/>
              <w:jc w:val="center"/>
              <w:rPr/>
            </w:pPr>
            <w:r>
              <w:rPr/>
              <w:t>40.00</w:t>
            </w:r>
          </w:p>
        </w:tc>
        <w:tc>
          <w:tcPr>
            <w:tcW w:w="701" w:type="dxa"/>
            <w:tcBorders/>
            <w:shd w:fill="auto" w:val="clear"/>
          </w:tcPr>
          <w:p>
            <w:pPr>
              <w:pStyle w:val="Compact"/>
              <w:spacing w:before="36" w:after="36"/>
              <w:jc w:val="center"/>
              <w:rPr/>
            </w:pPr>
            <w:r>
              <w:rPr/>
              <w:t>18.1</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5.00</w:t>
            </w:r>
          </w:p>
        </w:tc>
      </w:tr>
      <w:tr>
        <w:trPr/>
        <w:tc>
          <w:tcPr>
            <w:tcW w:w="1356" w:type="dxa"/>
            <w:tcBorders/>
            <w:shd w:fill="auto" w:val="clear"/>
          </w:tcPr>
          <w:p>
            <w:pPr>
              <w:pStyle w:val="Compact"/>
              <w:spacing w:before="36" w:after="36"/>
              <w:jc w:val="center"/>
              <w:rPr/>
            </w:pPr>
            <w:r>
              <w:rPr/>
              <w:t>Tehama</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LinearDay</w:t>
            </w:r>
          </w:p>
        </w:tc>
        <w:tc>
          <w:tcPr>
            <w:tcW w:w="1196" w:type="dxa"/>
            <w:tcBorders/>
            <w:shd w:fill="auto" w:val="clear"/>
          </w:tcPr>
          <w:p>
            <w:pPr>
              <w:pStyle w:val="Compact"/>
              <w:spacing w:before="36" w:after="36"/>
              <w:jc w:val="center"/>
              <w:rPr/>
            </w:pPr>
            <w:r>
              <w:rPr/>
              <w:t>37.00</w:t>
            </w:r>
          </w:p>
        </w:tc>
        <w:tc>
          <w:tcPr>
            <w:tcW w:w="701" w:type="dxa"/>
            <w:tcBorders/>
            <w:shd w:fill="auto" w:val="clear"/>
          </w:tcPr>
          <w:p>
            <w:pPr>
              <w:pStyle w:val="Compact"/>
              <w:spacing w:before="36" w:after="36"/>
              <w:jc w:val="center"/>
              <w:rPr/>
            </w:pPr>
            <w:r>
              <w:rPr/>
              <w:t>15</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4.79</w:t>
            </w:r>
          </w:p>
        </w:tc>
      </w:tr>
      <w:tr>
        <w:trPr/>
        <w:tc>
          <w:tcPr>
            <w:tcW w:w="1356" w:type="dxa"/>
            <w:tcBorders/>
            <w:shd w:fill="auto" w:val="clear"/>
          </w:tcPr>
          <w:p>
            <w:pPr>
              <w:pStyle w:val="Compact"/>
              <w:spacing w:before="36" w:after="36"/>
              <w:jc w:val="center"/>
              <w:rPr/>
            </w:pPr>
            <w:r>
              <w:rPr/>
              <w:t>Tehama</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LinearHour</w:t>
            </w:r>
          </w:p>
        </w:tc>
        <w:tc>
          <w:tcPr>
            <w:tcW w:w="1196" w:type="dxa"/>
            <w:tcBorders/>
            <w:shd w:fill="auto" w:val="clear"/>
          </w:tcPr>
          <w:p>
            <w:pPr>
              <w:pStyle w:val="Compact"/>
              <w:spacing w:before="36" w:after="36"/>
              <w:jc w:val="center"/>
              <w:rPr/>
            </w:pPr>
            <w:r>
              <w:rPr/>
              <w:t>42.00</w:t>
            </w:r>
          </w:p>
        </w:tc>
        <w:tc>
          <w:tcPr>
            <w:tcW w:w="701" w:type="dxa"/>
            <w:tcBorders/>
            <w:shd w:fill="auto" w:val="clear"/>
          </w:tcPr>
          <w:p>
            <w:pPr>
              <w:pStyle w:val="Compact"/>
              <w:spacing w:before="36" w:after="36"/>
              <w:jc w:val="center"/>
              <w:rPr/>
            </w:pPr>
            <w:r>
              <w:rPr/>
              <w:t>10.7</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5.12</w:t>
            </w:r>
          </w:p>
        </w:tc>
      </w:tr>
      <w:tr>
        <w:trPr/>
        <w:tc>
          <w:tcPr>
            <w:tcW w:w="1356" w:type="dxa"/>
            <w:tcBorders/>
            <w:shd w:fill="auto" w:val="clear"/>
          </w:tcPr>
          <w:p>
            <w:pPr>
              <w:pStyle w:val="Compact"/>
              <w:spacing w:before="36" w:after="36"/>
              <w:jc w:val="center"/>
              <w:rPr/>
            </w:pPr>
            <w:r>
              <w:rPr/>
              <w:t>Tehama</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Plateau</w:t>
            </w:r>
          </w:p>
        </w:tc>
        <w:tc>
          <w:tcPr>
            <w:tcW w:w="1196" w:type="dxa"/>
            <w:tcBorders/>
            <w:shd w:fill="auto" w:val="clear"/>
          </w:tcPr>
          <w:p>
            <w:pPr>
              <w:pStyle w:val="Compact"/>
              <w:spacing w:before="36" w:after="36"/>
              <w:jc w:val="center"/>
              <w:rPr/>
            </w:pPr>
            <w:r>
              <w:rPr/>
              <w:t>42.00</w:t>
            </w:r>
          </w:p>
        </w:tc>
        <w:tc>
          <w:tcPr>
            <w:tcW w:w="701" w:type="dxa"/>
            <w:tcBorders/>
            <w:shd w:fill="auto" w:val="clear"/>
          </w:tcPr>
          <w:p>
            <w:pPr>
              <w:pStyle w:val="Compact"/>
              <w:spacing w:before="36" w:after="36"/>
              <w:jc w:val="center"/>
              <w:rPr/>
            </w:pPr>
            <w:r>
              <w:rPr/>
              <w:t>21.9</w:t>
            </w:r>
          </w:p>
        </w:tc>
        <w:tc>
          <w:tcPr>
            <w:tcW w:w="664" w:type="dxa"/>
            <w:tcBorders/>
            <w:shd w:fill="auto" w:val="clear"/>
          </w:tcPr>
          <w:p>
            <w:pPr>
              <w:pStyle w:val="Compact"/>
              <w:spacing w:before="36" w:after="36"/>
              <w:jc w:val="center"/>
              <w:rPr/>
            </w:pPr>
            <w:r>
              <w:rPr/>
              <w:t>22</w:t>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5.39</w:t>
            </w:r>
          </w:p>
        </w:tc>
      </w:tr>
      <w:tr>
        <w:trPr/>
        <w:tc>
          <w:tcPr>
            <w:tcW w:w="1356" w:type="dxa"/>
            <w:tcBorders/>
            <w:shd w:fill="auto" w:val="clear"/>
          </w:tcPr>
          <w:p>
            <w:pPr>
              <w:pStyle w:val="Compact"/>
              <w:spacing w:before="36" w:after="36"/>
              <w:jc w:val="center"/>
              <w:rPr/>
            </w:pPr>
            <w:r>
              <w:rPr/>
              <w:t>Tehama</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Triangle</w:t>
            </w:r>
          </w:p>
        </w:tc>
        <w:tc>
          <w:tcPr>
            <w:tcW w:w="1196" w:type="dxa"/>
            <w:tcBorders/>
            <w:shd w:fill="auto" w:val="clear"/>
          </w:tcPr>
          <w:p>
            <w:pPr>
              <w:pStyle w:val="Compact"/>
              <w:spacing w:before="36" w:after="36"/>
              <w:jc w:val="center"/>
              <w:rPr/>
            </w:pPr>
            <w:r>
              <w:rPr/>
              <w:t>42.00</w:t>
            </w:r>
          </w:p>
        </w:tc>
        <w:tc>
          <w:tcPr>
            <w:tcW w:w="701" w:type="dxa"/>
            <w:tcBorders/>
            <w:shd w:fill="auto" w:val="clear"/>
          </w:tcPr>
          <w:p>
            <w:pPr>
              <w:pStyle w:val="Compact"/>
              <w:spacing w:before="36" w:after="36"/>
              <w:jc w:val="center"/>
              <w:rPr/>
            </w:pPr>
            <w:r>
              <w:rPr/>
              <w:t>10.7</w:t>
            </w:r>
          </w:p>
        </w:tc>
        <w:tc>
          <w:tcPr>
            <w:tcW w:w="664" w:type="dxa"/>
            <w:tcBorders/>
            <w:shd w:fill="auto" w:val="clear"/>
          </w:tcPr>
          <w:p>
            <w:pPr>
              <w:pStyle w:val="Compact"/>
              <w:spacing w:before="36" w:after="36"/>
              <w:jc w:val="center"/>
              <w:rPr/>
            </w:pPr>
            <w:r>
              <w:rPr/>
              <w:t>42.8</w:t>
            </w:r>
          </w:p>
        </w:tc>
        <w:tc>
          <w:tcPr>
            <w:tcW w:w="663" w:type="dxa"/>
            <w:tcBorders/>
            <w:shd w:fill="auto" w:val="clear"/>
          </w:tcPr>
          <w:p>
            <w:pPr>
              <w:pStyle w:val="Compact"/>
              <w:spacing w:before="36" w:after="36"/>
              <w:jc w:val="center"/>
              <w:rPr/>
            </w:pPr>
            <w:r>
              <w:rPr/>
              <w:t>72.1</w:t>
            </w:r>
          </w:p>
        </w:tc>
        <w:tc>
          <w:tcPr>
            <w:tcW w:w="818" w:type="dxa"/>
            <w:tcBorders/>
            <w:shd w:fill="auto" w:val="clear"/>
          </w:tcPr>
          <w:p>
            <w:pPr>
              <w:pStyle w:val="Compact"/>
              <w:spacing w:before="36" w:after="36"/>
              <w:jc w:val="center"/>
              <w:rPr/>
            </w:pPr>
            <w:r>
              <w:rPr/>
              <w:t>5.47</w:t>
            </w:r>
          </w:p>
        </w:tc>
      </w:tr>
      <w:tr>
        <w:trPr/>
        <w:tc>
          <w:tcPr>
            <w:tcW w:w="1356" w:type="dxa"/>
            <w:tcBorders/>
            <w:shd w:fill="auto" w:val="clear"/>
          </w:tcPr>
          <w:p>
            <w:pPr>
              <w:pStyle w:val="Compact"/>
              <w:spacing w:before="36" w:after="36"/>
              <w:jc w:val="center"/>
              <w:rPr/>
            </w:pPr>
            <w:r>
              <w:rPr/>
              <w:t>Tehama</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Asymcur</w:t>
            </w:r>
          </w:p>
        </w:tc>
        <w:tc>
          <w:tcPr>
            <w:tcW w:w="1196" w:type="dxa"/>
            <w:tcBorders/>
            <w:shd w:fill="auto" w:val="clear"/>
          </w:tcPr>
          <w:p>
            <w:pPr>
              <w:pStyle w:val="Compact"/>
              <w:spacing w:before="36" w:after="36"/>
              <w:jc w:val="center"/>
              <w:rPr/>
            </w:pPr>
            <w:r>
              <w:rPr/>
              <w:t>42.00</w:t>
            </w:r>
          </w:p>
        </w:tc>
        <w:tc>
          <w:tcPr>
            <w:tcW w:w="701" w:type="dxa"/>
            <w:tcBorders/>
            <w:shd w:fill="auto" w:val="clear"/>
          </w:tcPr>
          <w:p>
            <w:pPr>
              <w:pStyle w:val="Compact"/>
              <w:spacing w:before="36" w:after="36"/>
              <w:jc w:val="center"/>
              <w:rPr/>
            </w:pPr>
            <w:r>
              <w:rPr/>
              <w:t>23.6</w:t>
            </w:r>
          </w:p>
        </w:tc>
        <w:tc>
          <w:tcPr>
            <w:tcW w:w="664" w:type="dxa"/>
            <w:tcBorders/>
            <w:shd w:fill="auto" w:val="clear"/>
          </w:tcPr>
          <w:p>
            <w:pPr>
              <w:pStyle w:val="Compact"/>
              <w:spacing w:before="36" w:after="36"/>
              <w:jc w:val="center"/>
              <w:rPr/>
            </w:pPr>
            <w:r>
              <w:rPr/>
              <w:t>23.7</w:t>
            </w:r>
          </w:p>
        </w:tc>
        <w:tc>
          <w:tcPr>
            <w:tcW w:w="663" w:type="dxa"/>
            <w:tcBorders/>
            <w:shd w:fill="auto" w:val="clear"/>
          </w:tcPr>
          <w:p>
            <w:pPr>
              <w:pStyle w:val="Compact"/>
              <w:spacing w:before="36" w:after="36"/>
              <w:jc w:val="center"/>
              <w:rPr/>
            </w:pPr>
            <w:r>
              <w:rPr/>
              <w:t>68.7</w:t>
            </w:r>
          </w:p>
        </w:tc>
        <w:tc>
          <w:tcPr>
            <w:tcW w:w="818" w:type="dxa"/>
            <w:tcBorders/>
            <w:shd w:fill="auto" w:val="clear"/>
          </w:tcPr>
          <w:p>
            <w:pPr>
              <w:pStyle w:val="Compact"/>
              <w:spacing w:before="36" w:after="36"/>
              <w:jc w:val="center"/>
              <w:rPr/>
            </w:pPr>
            <w:r>
              <w:rPr/>
              <w:t>5.51</w:t>
            </w:r>
          </w:p>
        </w:tc>
      </w:tr>
      <w:tr>
        <w:trPr/>
        <w:tc>
          <w:tcPr>
            <w:tcW w:w="1356" w:type="dxa"/>
            <w:tcBorders/>
            <w:shd w:fill="auto" w:val="clear"/>
          </w:tcPr>
          <w:p>
            <w:pPr>
              <w:pStyle w:val="Compact"/>
              <w:spacing w:before="36" w:after="36"/>
              <w:jc w:val="center"/>
              <w:rPr/>
            </w:pPr>
            <w:r>
              <w:rPr/>
              <w:t>Tulare</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Anderson</w:t>
            </w:r>
          </w:p>
        </w:tc>
        <w:tc>
          <w:tcPr>
            <w:tcW w:w="1196" w:type="dxa"/>
            <w:tcBorders/>
            <w:shd w:fill="auto" w:val="clear"/>
          </w:tcPr>
          <w:p>
            <w:pPr>
              <w:pStyle w:val="Compact"/>
              <w:spacing w:before="36" w:after="36"/>
              <w:jc w:val="center"/>
              <w:rPr/>
            </w:pPr>
            <w:r>
              <w:rPr/>
              <w:t>53.00</w:t>
            </w:r>
          </w:p>
        </w:tc>
        <w:tc>
          <w:tcPr>
            <w:tcW w:w="701" w:type="dxa"/>
            <w:tcBorders/>
            <w:shd w:fill="auto" w:val="clear"/>
          </w:tcPr>
          <w:p>
            <w:pPr>
              <w:pStyle w:val="Compact"/>
              <w:spacing w:before="36" w:after="36"/>
              <w:jc w:val="center"/>
              <w:rPr/>
            </w:pPr>
            <w:r>
              <w:rPr/>
              <w:t>4</w:t>
            </w:r>
          </w:p>
        </w:tc>
        <w:tc>
          <w:tcPr>
            <w:tcW w:w="664" w:type="dxa"/>
            <w:tcBorders/>
            <w:shd w:fill="auto" w:val="clear"/>
          </w:tcPr>
          <w:p>
            <w:pPr>
              <w:pStyle w:val="Compact"/>
              <w:spacing w:before="36" w:after="36"/>
              <w:jc w:val="center"/>
              <w:rPr/>
            </w:pPr>
            <w:r>
              <w:rPr/>
              <w:t>25</w:t>
            </w:r>
          </w:p>
        </w:tc>
        <w:tc>
          <w:tcPr>
            <w:tcW w:w="663" w:type="dxa"/>
            <w:tcBorders/>
            <w:shd w:fill="auto" w:val="clear"/>
          </w:tcPr>
          <w:p>
            <w:pPr>
              <w:pStyle w:val="Compact"/>
              <w:spacing w:before="36" w:after="36"/>
              <w:jc w:val="center"/>
              <w:rPr/>
            </w:pPr>
            <w:r>
              <w:rPr/>
              <w:t>36</w:t>
            </w:r>
          </w:p>
        </w:tc>
        <w:tc>
          <w:tcPr>
            <w:tcW w:w="818" w:type="dxa"/>
            <w:tcBorders/>
            <w:shd w:fill="auto" w:val="clear"/>
          </w:tcPr>
          <w:p>
            <w:pPr>
              <w:pStyle w:val="Compact"/>
              <w:spacing w:before="36" w:after="36"/>
              <w:jc w:val="center"/>
              <w:rPr/>
            </w:pPr>
            <w:r>
              <w:rPr/>
              <w:t>5.82</w:t>
            </w:r>
          </w:p>
        </w:tc>
      </w:tr>
      <w:tr>
        <w:trPr/>
        <w:tc>
          <w:tcPr>
            <w:tcW w:w="1356" w:type="dxa"/>
            <w:tcBorders/>
            <w:shd w:fill="auto" w:val="clear"/>
          </w:tcPr>
          <w:p>
            <w:pPr>
              <w:pStyle w:val="Compact"/>
              <w:spacing w:before="36" w:after="36"/>
              <w:jc w:val="center"/>
              <w:rPr/>
            </w:pPr>
            <w:r>
              <w:rPr/>
              <w:t>Tulare</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MinMax</w:t>
            </w:r>
          </w:p>
        </w:tc>
        <w:tc>
          <w:tcPr>
            <w:tcW w:w="1196" w:type="dxa"/>
            <w:tcBorders/>
            <w:shd w:fill="auto" w:val="clear"/>
          </w:tcPr>
          <w:p>
            <w:pPr>
              <w:pStyle w:val="Compact"/>
              <w:spacing w:before="36" w:after="36"/>
              <w:jc w:val="center"/>
              <w:rPr/>
            </w:pPr>
            <w:r>
              <w:rPr/>
              <w:t>37.00</w:t>
            </w:r>
          </w:p>
        </w:tc>
        <w:tc>
          <w:tcPr>
            <w:tcW w:w="701" w:type="dxa"/>
            <w:tcBorders/>
            <w:shd w:fill="auto" w:val="clear"/>
          </w:tcPr>
          <w:p>
            <w:pPr>
              <w:pStyle w:val="Compact"/>
              <w:spacing w:before="36" w:after="36"/>
              <w:jc w:val="center"/>
              <w:rPr/>
            </w:pPr>
            <w:r>
              <w:rPr/>
              <w:t>0</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6.39</w:t>
            </w:r>
          </w:p>
        </w:tc>
      </w:tr>
      <w:tr>
        <w:trPr/>
        <w:tc>
          <w:tcPr>
            <w:tcW w:w="1356" w:type="dxa"/>
            <w:tcBorders/>
            <w:shd w:fill="auto" w:val="clear"/>
          </w:tcPr>
          <w:p>
            <w:pPr>
              <w:pStyle w:val="Compact"/>
              <w:spacing w:before="36" w:after="36"/>
              <w:jc w:val="center"/>
              <w:rPr/>
            </w:pPr>
            <w:r>
              <w:rPr/>
              <w:t>Tulare</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LinearDay</w:t>
            </w:r>
          </w:p>
        </w:tc>
        <w:tc>
          <w:tcPr>
            <w:tcW w:w="1196" w:type="dxa"/>
            <w:tcBorders/>
            <w:shd w:fill="auto" w:val="clear"/>
          </w:tcPr>
          <w:p>
            <w:pPr>
              <w:pStyle w:val="Compact"/>
              <w:spacing w:before="36" w:after="36"/>
              <w:jc w:val="center"/>
              <w:rPr/>
            </w:pPr>
            <w:r>
              <w:rPr/>
              <w:t>36.00</w:t>
            </w:r>
          </w:p>
        </w:tc>
        <w:tc>
          <w:tcPr>
            <w:tcW w:w="701" w:type="dxa"/>
            <w:tcBorders/>
            <w:shd w:fill="auto" w:val="clear"/>
          </w:tcPr>
          <w:p>
            <w:pPr>
              <w:pStyle w:val="Compact"/>
              <w:spacing w:before="36" w:after="36"/>
              <w:jc w:val="center"/>
              <w:rPr/>
            </w:pPr>
            <w:r>
              <w:rPr/>
              <w:t>11.4</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6.29</w:t>
            </w:r>
          </w:p>
        </w:tc>
      </w:tr>
      <w:tr>
        <w:trPr/>
        <w:tc>
          <w:tcPr>
            <w:tcW w:w="1356" w:type="dxa"/>
            <w:tcBorders/>
            <w:shd w:fill="auto" w:val="clear"/>
          </w:tcPr>
          <w:p>
            <w:pPr>
              <w:pStyle w:val="Compact"/>
              <w:spacing w:before="36" w:after="36"/>
              <w:jc w:val="center"/>
              <w:rPr/>
            </w:pPr>
            <w:r>
              <w:rPr/>
              <w:t>Tulare</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LinearHour</w:t>
            </w:r>
          </w:p>
        </w:tc>
        <w:tc>
          <w:tcPr>
            <w:tcW w:w="1196" w:type="dxa"/>
            <w:tcBorders/>
            <w:shd w:fill="auto" w:val="clear"/>
          </w:tcPr>
          <w:p>
            <w:pPr>
              <w:pStyle w:val="Compact"/>
              <w:spacing w:before="36" w:after="36"/>
              <w:jc w:val="center"/>
              <w:rPr/>
            </w:pPr>
            <w:r>
              <w:rPr/>
              <w:t>37.00</w:t>
            </w:r>
          </w:p>
        </w:tc>
        <w:tc>
          <w:tcPr>
            <w:tcW w:w="701" w:type="dxa"/>
            <w:tcBorders/>
            <w:shd w:fill="auto" w:val="clear"/>
          </w:tcPr>
          <w:p>
            <w:pPr>
              <w:pStyle w:val="Compact"/>
              <w:spacing w:before="36" w:after="36"/>
              <w:jc w:val="center"/>
              <w:rPr/>
            </w:pPr>
            <w:r>
              <w:rPr/>
              <w:t>3.5</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6.45</w:t>
            </w:r>
          </w:p>
        </w:tc>
      </w:tr>
      <w:tr>
        <w:trPr/>
        <w:tc>
          <w:tcPr>
            <w:tcW w:w="1356" w:type="dxa"/>
            <w:tcBorders/>
            <w:shd w:fill="auto" w:val="clear"/>
          </w:tcPr>
          <w:p>
            <w:pPr>
              <w:pStyle w:val="Compact"/>
              <w:spacing w:before="36" w:after="36"/>
              <w:jc w:val="center"/>
              <w:rPr/>
            </w:pPr>
            <w:r>
              <w:rPr/>
              <w:t>Tulare</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Plateau</w:t>
            </w:r>
          </w:p>
        </w:tc>
        <w:tc>
          <w:tcPr>
            <w:tcW w:w="1196" w:type="dxa"/>
            <w:tcBorders/>
            <w:shd w:fill="auto" w:val="clear"/>
          </w:tcPr>
          <w:p>
            <w:pPr>
              <w:pStyle w:val="Compact"/>
              <w:spacing w:before="36" w:after="36"/>
              <w:jc w:val="center"/>
              <w:rPr/>
            </w:pPr>
            <w:r>
              <w:rPr/>
              <w:t>37.00</w:t>
            </w:r>
          </w:p>
        </w:tc>
        <w:tc>
          <w:tcPr>
            <w:tcW w:w="701" w:type="dxa"/>
            <w:tcBorders/>
            <w:shd w:fill="auto" w:val="clear"/>
          </w:tcPr>
          <w:p>
            <w:pPr>
              <w:pStyle w:val="Compact"/>
              <w:spacing w:before="36" w:after="36"/>
              <w:jc w:val="center"/>
              <w:rPr/>
            </w:pPr>
            <w:r>
              <w:rPr/>
              <w:t>20.5</w:t>
            </w:r>
          </w:p>
        </w:tc>
        <w:tc>
          <w:tcPr>
            <w:tcW w:w="664" w:type="dxa"/>
            <w:tcBorders/>
            <w:shd w:fill="auto" w:val="clear"/>
          </w:tcPr>
          <w:p>
            <w:pPr>
              <w:pStyle w:val="Compact"/>
              <w:spacing w:before="36" w:after="36"/>
              <w:jc w:val="center"/>
              <w:rPr/>
            </w:pPr>
            <w:r>
              <w:rPr/>
              <w:t>20.6</w:t>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6.69</w:t>
            </w:r>
          </w:p>
        </w:tc>
      </w:tr>
      <w:tr>
        <w:trPr/>
        <w:tc>
          <w:tcPr>
            <w:tcW w:w="1356" w:type="dxa"/>
            <w:tcBorders/>
            <w:shd w:fill="auto" w:val="clear"/>
          </w:tcPr>
          <w:p>
            <w:pPr>
              <w:pStyle w:val="Compact"/>
              <w:spacing w:before="36" w:after="36"/>
              <w:jc w:val="center"/>
              <w:rPr/>
            </w:pPr>
            <w:r>
              <w:rPr/>
              <w:t>Tulare</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Triangle</w:t>
            </w:r>
          </w:p>
        </w:tc>
        <w:tc>
          <w:tcPr>
            <w:tcW w:w="1196" w:type="dxa"/>
            <w:tcBorders/>
            <w:shd w:fill="auto" w:val="clear"/>
          </w:tcPr>
          <w:p>
            <w:pPr>
              <w:pStyle w:val="Compact"/>
              <w:spacing w:before="36" w:after="36"/>
              <w:jc w:val="center"/>
              <w:rPr/>
            </w:pPr>
            <w:r>
              <w:rPr/>
              <w:t>36.00</w:t>
            </w:r>
          </w:p>
        </w:tc>
        <w:tc>
          <w:tcPr>
            <w:tcW w:w="701" w:type="dxa"/>
            <w:tcBorders/>
            <w:shd w:fill="auto" w:val="clear"/>
          </w:tcPr>
          <w:p>
            <w:pPr>
              <w:pStyle w:val="Compact"/>
              <w:spacing w:before="36" w:after="36"/>
              <w:jc w:val="center"/>
              <w:rPr/>
            </w:pPr>
            <w:r>
              <w:rPr/>
              <w:t>10.5</w:t>
            </w:r>
          </w:p>
        </w:tc>
        <w:tc>
          <w:tcPr>
            <w:tcW w:w="664" w:type="dxa"/>
            <w:tcBorders/>
            <w:shd w:fill="auto" w:val="clear"/>
          </w:tcPr>
          <w:p>
            <w:pPr>
              <w:pStyle w:val="Compact"/>
              <w:spacing w:before="36" w:after="36"/>
              <w:jc w:val="center"/>
              <w:rPr/>
            </w:pPr>
            <w:r>
              <w:rPr/>
              <w:t>26.8</w:t>
            </w:r>
          </w:p>
        </w:tc>
        <w:tc>
          <w:tcPr>
            <w:tcW w:w="663" w:type="dxa"/>
            <w:tcBorders/>
            <w:shd w:fill="auto" w:val="clear"/>
          </w:tcPr>
          <w:p>
            <w:pPr>
              <w:pStyle w:val="Compact"/>
              <w:spacing w:before="36" w:after="36"/>
              <w:jc w:val="center"/>
              <w:rPr/>
            </w:pPr>
            <w:r>
              <w:rPr/>
              <w:t>26.9</w:t>
            </w:r>
          </w:p>
        </w:tc>
        <w:tc>
          <w:tcPr>
            <w:tcW w:w="818" w:type="dxa"/>
            <w:tcBorders/>
            <w:shd w:fill="auto" w:val="clear"/>
          </w:tcPr>
          <w:p>
            <w:pPr>
              <w:pStyle w:val="Compact"/>
              <w:spacing w:before="36" w:after="36"/>
              <w:jc w:val="center"/>
              <w:rPr/>
            </w:pPr>
            <w:r>
              <w:rPr/>
              <w:t>7.43</w:t>
            </w:r>
          </w:p>
        </w:tc>
      </w:tr>
      <w:tr>
        <w:trPr/>
        <w:tc>
          <w:tcPr>
            <w:tcW w:w="1356" w:type="dxa"/>
            <w:tcBorders/>
            <w:shd w:fill="auto" w:val="clear"/>
          </w:tcPr>
          <w:p>
            <w:pPr>
              <w:pStyle w:val="Compact"/>
              <w:spacing w:before="36" w:after="36"/>
              <w:jc w:val="center"/>
              <w:rPr/>
            </w:pPr>
            <w:r>
              <w:rPr/>
              <w:t>Tulare</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Asymcur</w:t>
            </w:r>
          </w:p>
        </w:tc>
        <w:tc>
          <w:tcPr>
            <w:tcW w:w="1196" w:type="dxa"/>
            <w:tcBorders/>
            <w:shd w:fill="auto" w:val="clear"/>
          </w:tcPr>
          <w:p>
            <w:pPr>
              <w:pStyle w:val="Compact"/>
              <w:spacing w:before="36" w:after="36"/>
              <w:jc w:val="center"/>
              <w:rPr/>
            </w:pPr>
            <w:r>
              <w:rPr/>
              <w:t>51.00</w:t>
            </w:r>
          </w:p>
        </w:tc>
        <w:tc>
          <w:tcPr>
            <w:tcW w:w="701" w:type="dxa"/>
            <w:tcBorders/>
            <w:shd w:fill="auto" w:val="clear"/>
          </w:tcPr>
          <w:p>
            <w:pPr>
              <w:pStyle w:val="Compact"/>
              <w:spacing w:before="36" w:after="36"/>
              <w:jc w:val="center"/>
              <w:rPr/>
            </w:pPr>
            <w:r>
              <w:rPr/>
              <w:t>9.3</w:t>
            </w:r>
          </w:p>
        </w:tc>
        <w:tc>
          <w:tcPr>
            <w:tcW w:w="664" w:type="dxa"/>
            <w:tcBorders/>
            <w:shd w:fill="auto" w:val="clear"/>
          </w:tcPr>
          <w:p>
            <w:pPr>
              <w:pStyle w:val="Compact"/>
              <w:spacing w:before="36" w:after="36"/>
              <w:jc w:val="center"/>
              <w:rPr/>
            </w:pPr>
            <w:r>
              <w:rPr/>
              <w:t>26.8</w:t>
            </w:r>
          </w:p>
        </w:tc>
        <w:tc>
          <w:tcPr>
            <w:tcW w:w="663" w:type="dxa"/>
            <w:tcBorders/>
            <w:shd w:fill="auto" w:val="clear"/>
          </w:tcPr>
          <w:p>
            <w:pPr>
              <w:pStyle w:val="Compact"/>
              <w:spacing w:before="36" w:after="36"/>
              <w:jc w:val="center"/>
              <w:rPr/>
            </w:pPr>
            <w:r>
              <w:rPr/>
              <w:t>26.8</w:t>
            </w:r>
          </w:p>
        </w:tc>
        <w:tc>
          <w:tcPr>
            <w:tcW w:w="818" w:type="dxa"/>
            <w:tcBorders/>
            <w:shd w:fill="auto" w:val="clear"/>
          </w:tcPr>
          <w:p>
            <w:pPr>
              <w:pStyle w:val="Compact"/>
              <w:spacing w:before="36" w:after="36"/>
              <w:jc w:val="center"/>
              <w:rPr/>
            </w:pPr>
            <w:r>
              <w:rPr/>
              <w:t>7.29</w:t>
            </w:r>
          </w:p>
        </w:tc>
      </w:tr>
      <w:tr>
        <w:trPr/>
        <w:tc>
          <w:tcPr>
            <w:tcW w:w="1356" w:type="dxa"/>
            <w:tcBorders/>
            <w:shd w:fill="auto" w:val="clear"/>
          </w:tcPr>
          <w:p>
            <w:pPr>
              <w:pStyle w:val="Compact"/>
              <w:spacing w:before="36" w:after="36"/>
              <w:jc w:val="center"/>
              <w:rPr/>
            </w:pPr>
            <w:r>
              <w:rPr/>
              <w:t>Vina</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Anderson</w:t>
            </w:r>
          </w:p>
        </w:tc>
        <w:tc>
          <w:tcPr>
            <w:tcW w:w="1196" w:type="dxa"/>
            <w:tcBorders/>
            <w:shd w:fill="auto" w:val="clear"/>
          </w:tcPr>
          <w:p>
            <w:pPr>
              <w:pStyle w:val="Compact"/>
              <w:spacing w:before="36" w:after="36"/>
              <w:jc w:val="center"/>
              <w:rPr/>
            </w:pPr>
            <w:r>
              <w:rPr/>
              <w:t>43.00</w:t>
            </w:r>
          </w:p>
        </w:tc>
        <w:tc>
          <w:tcPr>
            <w:tcW w:w="701" w:type="dxa"/>
            <w:tcBorders/>
            <w:shd w:fill="auto" w:val="clear"/>
          </w:tcPr>
          <w:p>
            <w:pPr>
              <w:pStyle w:val="Compact"/>
              <w:spacing w:before="36" w:after="36"/>
              <w:jc w:val="center"/>
              <w:rPr/>
            </w:pPr>
            <w:r>
              <w:rPr/>
              <w:t>4</w:t>
            </w:r>
          </w:p>
        </w:tc>
        <w:tc>
          <w:tcPr>
            <w:tcW w:w="664" w:type="dxa"/>
            <w:tcBorders/>
            <w:shd w:fill="auto" w:val="clear"/>
          </w:tcPr>
          <w:p>
            <w:pPr>
              <w:pStyle w:val="Compact"/>
              <w:spacing w:before="36" w:after="36"/>
              <w:jc w:val="center"/>
              <w:rPr/>
            </w:pPr>
            <w:r>
              <w:rPr/>
              <w:t>25</w:t>
            </w:r>
          </w:p>
        </w:tc>
        <w:tc>
          <w:tcPr>
            <w:tcW w:w="663" w:type="dxa"/>
            <w:tcBorders/>
            <w:shd w:fill="auto" w:val="clear"/>
          </w:tcPr>
          <w:p>
            <w:pPr>
              <w:pStyle w:val="Compact"/>
              <w:spacing w:before="36" w:after="36"/>
              <w:jc w:val="center"/>
              <w:rPr/>
            </w:pPr>
            <w:r>
              <w:rPr/>
              <w:t>36</w:t>
            </w:r>
          </w:p>
        </w:tc>
        <w:tc>
          <w:tcPr>
            <w:tcW w:w="818" w:type="dxa"/>
            <w:tcBorders/>
            <w:shd w:fill="auto" w:val="clear"/>
          </w:tcPr>
          <w:p>
            <w:pPr>
              <w:pStyle w:val="Compact"/>
              <w:spacing w:before="36" w:after="36"/>
              <w:jc w:val="center"/>
              <w:rPr/>
            </w:pPr>
            <w:r>
              <w:rPr/>
              <w:t>6.47</w:t>
            </w:r>
          </w:p>
        </w:tc>
      </w:tr>
      <w:tr>
        <w:trPr/>
        <w:tc>
          <w:tcPr>
            <w:tcW w:w="1356" w:type="dxa"/>
            <w:tcBorders/>
            <w:shd w:fill="auto" w:val="clear"/>
          </w:tcPr>
          <w:p>
            <w:pPr>
              <w:pStyle w:val="Compact"/>
              <w:spacing w:before="36" w:after="36"/>
              <w:jc w:val="center"/>
              <w:rPr/>
            </w:pPr>
            <w:r>
              <w:rPr/>
              <w:t>Vina</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MinMax</w:t>
            </w:r>
          </w:p>
        </w:tc>
        <w:tc>
          <w:tcPr>
            <w:tcW w:w="1196" w:type="dxa"/>
            <w:tcBorders/>
            <w:shd w:fill="auto" w:val="clear"/>
          </w:tcPr>
          <w:p>
            <w:pPr>
              <w:pStyle w:val="Compact"/>
              <w:spacing w:before="36" w:after="36"/>
              <w:jc w:val="center"/>
              <w:rPr/>
            </w:pPr>
            <w:r>
              <w:rPr/>
              <w:t>43.00</w:t>
            </w:r>
          </w:p>
        </w:tc>
        <w:tc>
          <w:tcPr>
            <w:tcW w:w="701" w:type="dxa"/>
            <w:tcBorders/>
            <w:shd w:fill="auto" w:val="clear"/>
          </w:tcPr>
          <w:p>
            <w:pPr>
              <w:pStyle w:val="Compact"/>
              <w:spacing w:before="36" w:after="36"/>
              <w:jc w:val="center"/>
              <w:rPr/>
            </w:pPr>
            <w:r>
              <w:rPr/>
              <w:t>17.9</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6.03</w:t>
            </w:r>
          </w:p>
        </w:tc>
      </w:tr>
      <w:tr>
        <w:trPr/>
        <w:tc>
          <w:tcPr>
            <w:tcW w:w="1356" w:type="dxa"/>
            <w:tcBorders/>
            <w:shd w:fill="auto" w:val="clear"/>
          </w:tcPr>
          <w:p>
            <w:pPr>
              <w:pStyle w:val="Compact"/>
              <w:spacing w:before="36" w:after="36"/>
              <w:jc w:val="center"/>
              <w:rPr/>
            </w:pPr>
            <w:r>
              <w:rPr/>
              <w:t>Vina</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LinearDay</w:t>
            </w:r>
          </w:p>
        </w:tc>
        <w:tc>
          <w:tcPr>
            <w:tcW w:w="1196" w:type="dxa"/>
            <w:tcBorders/>
            <w:shd w:fill="auto" w:val="clear"/>
          </w:tcPr>
          <w:p>
            <w:pPr>
              <w:pStyle w:val="Compact"/>
              <w:spacing w:before="36" w:after="36"/>
              <w:jc w:val="center"/>
              <w:rPr/>
            </w:pPr>
            <w:r>
              <w:rPr/>
              <w:t>42.00</w:t>
            </w:r>
          </w:p>
        </w:tc>
        <w:tc>
          <w:tcPr>
            <w:tcW w:w="701" w:type="dxa"/>
            <w:tcBorders/>
            <w:shd w:fill="auto" w:val="clear"/>
          </w:tcPr>
          <w:p>
            <w:pPr>
              <w:pStyle w:val="Compact"/>
              <w:spacing w:before="36" w:after="36"/>
              <w:jc w:val="center"/>
              <w:rPr/>
            </w:pPr>
            <w:r>
              <w:rPr/>
              <w:t>15.6</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6.09</w:t>
            </w:r>
          </w:p>
        </w:tc>
      </w:tr>
      <w:tr>
        <w:trPr/>
        <w:tc>
          <w:tcPr>
            <w:tcW w:w="1356" w:type="dxa"/>
            <w:tcBorders/>
            <w:shd w:fill="auto" w:val="clear"/>
          </w:tcPr>
          <w:p>
            <w:pPr>
              <w:pStyle w:val="Compact"/>
              <w:spacing w:before="36" w:after="36"/>
              <w:jc w:val="center"/>
              <w:rPr/>
            </w:pPr>
            <w:r>
              <w:rPr/>
              <w:t>Vina</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LinearHour</w:t>
            </w:r>
          </w:p>
        </w:tc>
        <w:tc>
          <w:tcPr>
            <w:tcW w:w="1196" w:type="dxa"/>
            <w:tcBorders/>
            <w:shd w:fill="auto" w:val="clear"/>
          </w:tcPr>
          <w:p>
            <w:pPr>
              <w:pStyle w:val="Compact"/>
              <w:spacing w:before="36" w:after="36"/>
              <w:jc w:val="center"/>
              <w:rPr/>
            </w:pPr>
            <w:r>
              <w:rPr/>
              <w:t>44.00</w:t>
            </w:r>
          </w:p>
        </w:tc>
        <w:tc>
          <w:tcPr>
            <w:tcW w:w="701" w:type="dxa"/>
            <w:tcBorders/>
            <w:shd w:fill="auto" w:val="clear"/>
          </w:tcPr>
          <w:p>
            <w:pPr>
              <w:pStyle w:val="Compact"/>
              <w:spacing w:before="36" w:after="36"/>
              <w:jc w:val="center"/>
              <w:rPr/>
            </w:pPr>
            <w:r>
              <w:rPr/>
              <w:t>18.4</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6.00</w:t>
            </w:r>
          </w:p>
        </w:tc>
      </w:tr>
      <w:tr>
        <w:trPr/>
        <w:tc>
          <w:tcPr>
            <w:tcW w:w="1356" w:type="dxa"/>
            <w:tcBorders/>
            <w:shd w:fill="auto" w:val="clear"/>
          </w:tcPr>
          <w:p>
            <w:pPr>
              <w:pStyle w:val="Compact"/>
              <w:spacing w:before="36" w:after="36"/>
              <w:jc w:val="center"/>
              <w:rPr/>
            </w:pPr>
            <w:r>
              <w:rPr/>
              <w:t>Vina</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Plateau</w:t>
            </w:r>
          </w:p>
        </w:tc>
        <w:tc>
          <w:tcPr>
            <w:tcW w:w="1196" w:type="dxa"/>
            <w:tcBorders/>
            <w:shd w:fill="auto" w:val="clear"/>
          </w:tcPr>
          <w:p>
            <w:pPr>
              <w:pStyle w:val="Compact"/>
              <w:spacing w:before="36" w:after="36"/>
              <w:jc w:val="center"/>
              <w:rPr/>
            </w:pPr>
            <w:r>
              <w:rPr/>
              <w:t>44.00</w:t>
            </w:r>
          </w:p>
        </w:tc>
        <w:tc>
          <w:tcPr>
            <w:tcW w:w="701" w:type="dxa"/>
            <w:tcBorders/>
            <w:shd w:fill="auto" w:val="clear"/>
          </w:tcPr>
          <w:p>
            <w:pPr>
              <w:pStyle w:val="Compact"/>
              <w:spacing w:before="36" w:after="36"/>
              <w:jc w:val="center"/>
              <w:rPr/>
            </w:pPr>
            <w:r>
              <w:rPr/>
              <w:t>21.9</w:t>
            </w:r>
          </w:p>
        </w:tc>
        <w:tc>
          <w:tcPr>
            <w:tcW w:w="664" w:type="dxa"/>
            <w:tcBorders/>
            <w:shd w:fill="auto" w:val="clear"/>
          </w:tcPr>
          <w:p>
            <w:pPr>
              <w:pStyle w:val="Compact"/>
              <w:spacing w:before="36" w:after="36"/>
              <w:jc w:val="center"/>
              <w:rPr/>
            </w:pPr>
            <w:r>
              <w:rPr/>
              <w:t>22</w:t>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5.91</w:t>
            </w:r>
          </w:p>
        </w:tc>
      </w:tr>
      <w:tr>
        <w:trPr/>
        <w:tc>
          <w:tcPr>
            <w:tcW w:w="1356" w:type="dxa"/>
            <w:tcBorders/>
            <w:shd w:fill="auto" w:val="clear"/>
          </w:tcPr>
          <w:p>
            <w:pPr>
              <w:pStyle w:val="Compact"/>
              <w:spacing w:before="36" w:after="36"/>
              <w:jc w:val="center"/>
              <w:rPr/>
            </w:pPr>
            <w:r>
              <w:rPr/>
              <w:t>Vina</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Triangle</w:t>
            </w:r>
          </w:p>
        </w:tc>
        <w:tc>
          <w:tcPr>
            <w:tcW w:w="1196" w:type="dxa"/>
            <w:tcBorders/>
            <w:shd w:fill="auto" w:val="clear"/>
          </w:tcPr>
          <w:p>
            <w:pPr>
              <w:pStyle w:val="Compact"/>
              <w:spacing w:before="36" w:after="36"/>
              <w:jc w:val="center"/>
              <w:rPr/>
            </w:pPr>
            <w:r>
              <w:rPr/>
              <w:t>44.00</w:t>
            </w:r>
          </w:p>
        </w:tc>
        <w:tc>
          <w:tcPr>
            <w:tcW w:w="701" w:type="dxa"/>
            <w:tcBorders/>
            <w:shd w:fill="auto" w:val="clear"/>
          </w:tcPr>
          <w:p>
            <w:pPr>
              <w:pStyle w:val="Compact"/>
              <w:spacing w:before="36" w:after="36"/>
              <w:jc w:val="center"/>
              <w:rPr/>
            </w:pPr>
            <w:r>
              <w:rPr/>
              <w:t>21.9</w:t>
            </w:r>
          </w:p>
        </w:tc>
        <w:tc>
          <w:tcPr>
            <w:tcW w:w="664" w:type="dxa"/>
            <w:tcBorders/>
            <w:shd w:fill="auto" w:val="clear"/>
          </w:tcPr>
          <w:p>
            <w:pPr>
              <w:pStyle w:val="Compact"/>
              <w:spacing w:before="36" w:after="36"/>
              <w:jc w:val="center"/>
              <w:rPr/>
            </w:pPr>
            <w:r>
              <w:rPr/>
              <w:t>22</w:t>
            </w:r>
          </w:p>
        </w:tc>
        <w:tc>
          <w:tcPr>
            <w:tcW w:w="663" w:type="dxa"/>
            <w:tcBorders/>
            <w:shd w:fill="auto" w:val="clear"/>
          </w:tcPr>
          <w:p>
            <w:pPr>
              <w:pStyle w:val="Compact"/>
              <w:spacing w:before="36" w:after="36"/>
              <w:jc w:val="center"/>
              <w:rPr/>
            </w:pPr>
            <w:r>
              <w:rPr/>
              <w:t>60.1</w:t>
            </w:r>
          </w:p>
        </w:tc>
        <w:tc>
          <w:tcPr>
            <w:tcW w:w="818" w:type="dxa"/>
            <w:tcBorders/>
            <w:shd w:fill="auto" w:val="clear"/>
          </w:tcPr>
          <w:p>
            <w:pPr>
              <w:pStyle w:val="Compact"/>
              <w:spacing w:before="36" w:after="36"/>
              <w:jc w:val="center"/>
              <w:rPr/>
            </w:pPr>
            <w:r>
              <w:rPr/>
              <w:t>6.17</w:t>
            </w:r>
          </w:p>
        </w:tc>
      </w:tr>
      <w:tr>
        <w:trPr/>
        <w:tc>
          <w:tcPr>
            <w:tcW w:w="1356" w:type="dxa"/>
            <w:tcBorders/>
            <w:shd w:fill="auto" w:val="clear"/>
          </w:tcPr>
          <w:p>
            <w:pPr>
              <w:pStyle w:val="Compact"/>
              <w:spacing w:before="36" w:after="36"/>
              <w:jc w:val="center"/>
              <w:rPr/>
            </w:pPr>
            <w:r>
              <w:rPr/>
              <w:t>Vina</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Asymcur</w:t>
            </w:r>
          </w:p>
        </w:tc>
        <w:tc>
          <w:tcPr>
            <w:tcW w:w="1196" w:type="dxa"/>
            <w:tcBorders/>
            <w:shd w:fill="auto" w:val="clear"/>
          </w:tcPr>
          <w:p>
            <w:pPr>
              <w:pStyle w:val="Compact"/>
              <w:spacing w:before="36" w:after="36"/>
              <w:jc w:val="center"/>
              <w:rPr/>
            </w:pPr>
            <w:r>
              <w:rPr/>
              <w:t>44.00</w:t>
            </w:r>
          </w:p>
        </w:tc>
        <w:tc>
          <w:tcPr>
            <w:tcW w:w="701" w:type="dxa"/>
            <w:tcBorders/>
            <w:shd w:fill="auto" w:val="clear"/>
          </w:tcPr>
          <w:p>
            <w:pPr>
              <w:pStyle w:val="Compact"/>
              <w:spacing w:before="36" w:after="36"/>
              <w:jc w:val="center"/>
              <w:rPr/>
            </w:pPr>
            <w:r>
              <w:rPr/>
              <w:t>21.9</w:t>
            </w:r>
          </w:p>
        </w:tc>
        <w:tc>
          <w:tcPr>
            <w:tcW w:w="664" w:type="dxa"/>
            <w:tcBorders/>
            <w:shd w:fill="auto" w:val="clear"/>
          </w:tcPr>
          <w:p>
            <w:pPr>
              <w:pStyle w:val="Compact"/>
              <w:spacing w:before="36" w:after="36"/>
              <w:jc w:val="center"/>
              <w:rPr/>
            </w:pPr>
            <w:r>
              <w:rPr/>
              <w:t>21.9</w:t>
            </w:r>
          </w:p>
        </w:tc>
        <w:tc>
          <w:tcPr>
            <w:tcW w:w="663" w:type="dxa"/>
            <w:tcBorders/>
            <w:shd w:fill="auto" w:val="clear"/>
          </w:tcPr>
          <w:p>
            <w:pPr>
              <w:pStyle w:val="Compact"/>
              <w:spacing w:before="36" w:after="36"/>
              <w:jc w:val="center"/>
              <w:rPr/>
            </w:pPr>
            <w:r>
              <w:rPr/>
              <w:t>71.2</w:t>
            </w:r>
          </w:p>
        </w:tc>
        <w:tc>
          <w:tcPr>
            <w:tcW w:w="818" w:type="dxa"/>
            <w:tcBorders/>
            <w:shd w:fill="auto" w:val="clear"/>
          </w:tcPr>
          <w:p>
            <w:pPr>
              <w:pStyle w:val="Compact"/>
              <w:spacing w:before="36" w:after="36"/>
              <w:jc w:val="center"/>
              <w:rPr/>
            </w:pPr>
            <w:r>
              <w:rPr/>
              <w:t>6.25</w:t>
            </w:r>
          </w:p>
        </w:tc>
      </w:tr>
      <w:tr>
        <w:trPr/>
        <w:tc>
          <w:tcPr>
            <w:tcW w:w="1356" w:type="dxa"/>
            <w:tcBorders/>
            <w:shd w:fill="auto" w:val="clear"/>
          </w:tcPr>
          <w:p>
            <w:pPr>
              <w:pStyle w:val="Compact"/>
              <w:spacing w:before="36" w:after="36"/>
              <w:jc w:val="center"/>
              <w:rPr/>
            </w:pPr>
            <w:r>
              <w:rPr/>
              <w:t>Amigo</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None</w:t>
            </w:r>
          </w:p>
        </w:tc>
        <w:tc>
          <w:tcPr>
            <w:tcW w:w="1196" w:type="dxa"/>
            <w:tcBorders/>
            <w:shd w:fill="auto" w:val="clear"/>
          </w:tcPr>
          <w:p>
            <w:pPr>
              <w:pStyle w:val="Compact"/>
              <w:spacing w:before="36" w:after="36"/>
              <w:jc w:val="center"/>
              <w:rPr/>
            </w:pPr>
            <w:r>
              <w:rPr/>
              <w:t>173.00</w:t>
            </w:r>
          </w:p>
        </w:tc>
        <w:tc>
          <w:tcPr>
            <w:tcW w:w="701" w:type="dxa"/>
            <w:tcBorders/>
            <w:shd w:fill="auto" w:val="clear"/>
          </w:tcPr>
          <w:p>
            <w:pPr>
              <w:pStyle w:val="Normal"/>
              <w:rPr/>
            </w:pPr>
            <w:r>
              <w:rPr/>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7.52</w:t>
            </w:r>
          </w:p>
        </w:tc>
      </w:tr>
      <w:tr>
        <w:trPr/>
        <w:tc>
          <w:tcPr>
            <w:tcW w:w="1356" w:type="dxa"/>
            <w:tcBorders/>
            <w:shd w:fill="auto" w:val="clear"/>
          </w:tcPr>
          <w:p>
            <w:pPr>
              <w:pStyle w:val="Compact"/>
              <w:spacing w:before="36" w:after="36"/>
              <w:jc w:val="center"/>
              <w:rPr/>
            </w:pPr>
            <w:r>
              <w:rPr/>
              <w:t>Ashley</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None</w:t>
            </w:r>
          </w:p>
        </w:tc>
        <w:tc>
          <w:tcPr>
            <w:tcW w:w="1196" w:type="dxa"/>
            <w:tcBorders/>
            <w:shd w:fill="auto" w:val="clear"/>
          </w:tcPr>
          <w:p>
            <w:pPr>
              <w:pStyle w:val="Compact"/>
              <w:spacing w:before="36" w:after="36"/>
              <w:jc w:val="center"/>
              <w:rPr/>
            </w:pPr>
            <w:r>
              <w:rPr/>
              <w:t>185.00</w:t>
            </w:r>
          </w:p>
        </w:tc>
        <w:tc>
          <w:tcPr>
            <w:tcW w:w="701" w:type="dxa"/>
            <w:tcBorders/>
            <w:shd w:fill="auto" w:val="clear"/>
          </w:tcPr>
          <w:p>
            <w:pPr>
              <w:pStyle w:val="Normal"/>
              <w:rPr/>
            </w:pPr>
            <w:r>
              <w:rPr/>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9.05</w:t>
            </w:r>
          </w:p>
        </w:tc>
      </w:tr>
      <w:tr>
        <w:trPr/>
        <w:tc>
          <w:tcPr>
            <w:tcW w:w="1356" w:type="dxa"/>
            <w:tcBorders/>
            <w:shd w:fill="auto" w:val="clear"/>
          </w:tcPr>
          <w:p>
            <w:pPr>
              <w:pStyle w:val="Compact"/>
              <w:spacing w:before="36" w:after="36"/>
              <w:jc w:val="center"/>
              <w:rPr/>
            </w:pPr>
            <w:r>
              <w:rPr/>
              <w:t>Chandler</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None</w:t>
            </w:r>
          </w:p>
        </w:tc>
        <w:tc>
          <w:tcPr>
            <w:tcW w:w="1196" w:type="dxa"/>
            <w:tcBorders/>
            <w:shd w:fill="auto" w:val="clear"/>
          </w:tcPr>
          <w:p>
            <w:pPr>
              <w:pStyle w:val="Compact"/>
              <w:spacing w:before="36" w:after="36"/>
              <w:jc w:val="center"/>
              <w:rPr/>
            </w:pPr>
            <w:r>
              <w:rPr/>
              <w:t>184.00</w:t>
            </w:r>
          </w:p>
        </w:tc>
        <w:tc>
          <w:tcPr>
            <w:tcW w:w="701" w:type="dxa"/>
            <w:tcBorders/>
            <w:shd w:fill="auto" w:val="clear"/>
          </w:tcPr>
          <w:p>
            <w:pPr>
              <w:pStyle w:val="Normal"/>
              <w:rPr/>
            </w:pPr>
            <w:r>
              <w:rPr/>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7.55</w:t>
            </w:r>
          </w:p>
        </w:tc>
      </w:tr>
      <w:tr>
        <w:trPr/>
        <w:tc>
          <w:tcPr>
            <w:tcW w:w="1356" w:type="dxa"/>
            <w:tcBorders/>
            <w:shd w:fill="auto" w:val="clear"/>
          </w:tcPr>
          <w:p>
            <w:pPr>
              <w:pStyle w:val="Compact"/>
              <w:spacing w:before="36" w:after="36"/>
              <w:jc w:val="center"/>
              <w:rPr/>
            </w:pPr>
            <w:r>
              <w:rPr/>
              <w:t>Chico</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None</w:t>
            </w:r>
          </w:p>
        </w:tc>
        <w:tc>
          <w:tcPr>
            <w:tcW w:w="1196" w:type="dxa"/>
            <w:tcBorders/>
            <w:shd w:fill="auto" w:val="clear"/>
          </w:tcPr>
          <w:p>
            <w:pPr>
              <w:pStyle w:val="Compact"/>
              <w:spacing w:before="36" w:after="36"/>
              <w:jc w:val="center"/>
              <w:rPr/>
            </w:pPr>
            <w:r>
              <w:rPr/>
              <w:t>183.00</w:t>
            </w:r>
          </w:p>
        </w:tc>
        <w:tc>
          <w:tcPr>
            <w:tcW w:w="701" w:type="dxa"/>
            <w:tcBorders/>
            <w:shd w:fill="auto" w:val="clear"/>
          </w:tcPr>
          <w:p>
            <w:pPr>
              <w:pStyle w:val="Normal"/>
              <w:rPr/>
            </w:pPr>
            <w:r>
              <w:rPr/>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8.17</w:t>
            </w:r>
          </w:p>
        </w:tc>
      </w:tr>
      <w:tr>
        <w:trPr/>
        <w:tc>
          <w:tcPr>
            <w:tcW w:w="1356" w:type="dxa"/>
            <w:tcBorders/>
            <w:shd w:fill="auto" w:val="clear"/>
          </w:tcPr>
          <w:p>
            <w:pPr>
              <w:pStyle w:val="Compact"/>
              <w:spacing w:before="36" w:after="36"/>
              <w:jc w:val="center"/>
              <w:rPr/>
            </w:pPr>
            <w:r>
              <w:rPr/>
              <w:t>Franquette</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None</w:t>
            </w:r>
          </w:p>
        </w:tc>
        <w:tc>
          <w:tcPr>
            <w:tcW w:w="1196" w:type="dxa"/>
            <w:tcBorders/>
            <w:shd w:fill="auto" w:val="clear"/>
          </w:tcPr>
          <w:p>
            <w:pPr>
              <w:pStyle w:val="Compact"/>
              <w:spacing w:before="36" w:after="36"/>
              <w:jc w:val="center"/>
              <w:rPr/>
            </w:pPr>
            <w:r>
              <w:rPr/>
              <w:t>181.00</w:t>
            </w:r>
          </w:p>
        </w:tc>
        <w:tc>
          <w:tcPr>
            <w:tcW w:w="701" w:type="dxa"/>
            <w:tcBorders/>
            <w:shd w:fill="auto" w:val="clear"/>
          </w:tcPr>
          <w:p>
            <w:pPr>
              <w:pStyle w:val="Normal"/>
              <w:rPr/>
            </w:pPr>
            <w:r>
              <w:rPr/>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6.37</w:t>
            </w:r>
          </w:p>
        </w:tc>
      </w:tr>
      <w:tr>
        <w:trPr/>
        <w:tc>
          <w:tcPr>
            <w:tcW w:w="1356" w:type="dxa"/>
            <w:tcBorders/>
            <w:shd w:fill="auto" w:val="clear"/>
          </w:tcPr>
          <w:p>
            <w:pPr>
              <w:pStyle w:val="Compact"/>
              <w:spacing w:before="36" w:after="36"/>
              <w:jc w:val="center"/>
              <w:rPr/>
            </w:pPr>
            <w:r>
              <w:rPr/>
              <w:t>Hartley</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None</w:t>
            </w:r>
          </w:p>
        </w:tc>
        <w:tc>
          <w:tcPr>
            <w:tcW w:w="1196" w:type="dxa"/>
            <w:tcBorders/>
            <w:shd w:fill="auto" w:val="clear"/>
          </w:tcPr>
          <w:p>
            <w:pPr>
              <w:pStyle w:val="Compact"/>
              <w:spacing w:before="36" w:after="36"/>
              <w:jc w:val="center"/>
              <w:rPr/>
            </w:pPr>
            <w:r>
              <w:rPr/>
              <w:t>184.00</w:t>
            </w:r>
          </w:p>
        </w:tc>
        <w:tc>
          <w:tcPr>
            <w:tcW w:w="701" w:type="dxa"/>
            <w:tcBorders/>
            <w:shd w:fill="auto" w:val="clear"/>
          </w:tcPr>
          <w:p>
            <w:pPr>
              <w:pStyle w:val="Normal"/>
              <w:rPr/>
            </w:pPr>
            <w:r>
              <w:rPr/>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7.55</w:t>
            </w:r>
          </w:p>
        </w:tc>
      </w:tr>
      <w:tr>
        <w:trPr/>
        <w:tc>
          <w:tcPr>
            <w:tcW w:w="1356" w:type="dxa"/>
            <w:tcBorders/>
            <w:shd w:fill="auto" w:val="clear"/>
          </w:tcPr>
          <w:p>
            <w:pPr>
              <w:pStyle w:val="Compact"/>
              <w:spacing w:before="36" w:after="36"/>
              <w:jc w:val="center"/>
              <w:rPr/>
            </w:pPr>
            <w:r>
              <w:rPr/>
              <w:t>Howard</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None</w:t>
            </w:r>
          </w:p>
        </w:tc>
        <w:tc>
          <w:tcPr>
            <w:tcW w:w="1196" w:type="dxa"/>
            <w:tcBorders/>
            <w:shd w:fill="auto" w:val="clear"/>
          </w:tcPr>
          <w:p>
            <w:pPr>
              <w:pStyle w:val="Compact"/>
              <w:spacing w:before="36" w:after="36"/>
              <w:jc w:val="center"/>
              <w:rPr/>
            </w:pPr>
            <w:r>
              <w:rPr/>
              <w:t>178.00</w:t>
            </w:r>
          </w:p>
        </w:tc>
        <w:tc>
          <w:tcPr>
            <w:tcW w:w="701" w:type="dxa"/>
            <w:tcBorders/>
            <w:shd w:fill="auto" w:val="clear"/>
          </w:tcPr>
          <w:p>
            <w:pPr>
              <w:pStyle w:val="Normal"/>
              <w:rPr/>
            </w:pPr>
            <w:r>
              <w:rPr/>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6.80</w:t>
            </w:r>
          </w:p>
        </w:tc>
      </w:tr>
      <w:tr>
        <w:trPr/>
        <w:tc>
          <w:tcPr>
            <w:tcW w:w="1356" w:type="dxa"/>
            <w:tcBorders/>
            <w:shd w:fill="auto" w:val="clear"/>
          </w:tcPr>
          <w:p>
            <w:pPr>
              <w:pStyle w:val="Compact"/>
              <w:spacing w:before="36" w:after="36"/>
              <w:jc w:val="center"/>
              <w:rPr/>
            </w:pPr>
            <w:r>
              <w:rPr/>
              <w:t>Payne</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None</w:t>
            </w:r>
          </w:p>
        </w:tc>
        <w:tc>
          <w:tcPr>
            <w:tcW w:w="1196" w:type="dxa"/>
            <w:tcBorders/>
            <w:shd w:fill="auto" w:val="clear"/>
          </w:tcPr>
          <w:p>
            <w:pPr>
              <w:pStyle w:val="Compact"/>
              <w:spacing w:before="36" w:after="36"/>
              <w:jc w:val="center"/>
              <w:rPr/>
            </w:pPr>
            <w:r>
              <w:rPr/>
              <w:t>184.00</w:t>
            </w:r>
          </w:p>
        </w:tc>
        <w:tc>
          <w:tcPr>
            <w:tcW w:w="701" w:type="dxa"/>
            <w:tcBorders/>
            <w:shd w:fill="auto" w:val="clear"/>
          </w:tcPr>
          <w:p>
            <w:pPr>
              <w:pStyle w:val="Normal"/>
              <w:rPr/>
            </w:pPr>
            <w:r>
              <w:rPr/>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8.70</w:t>
            </w:r>
          </w:p>
        </w:tc>
      </w:tr>
      <w:tr>
        <w:trPr/>
        <w:tc>
          <w:tcPr>
            <w:tcW w:w="1356" w:type="dxa"/>
            <w:tcBorders/>
            <w:shd w:fill="auto" w:val="clear"/>
          </w:tcPr>
          <w:p>
            <w:pPr>
              <w:pStyle w:val="Compact"/>
              <w:spacing w:before="36" w:after="36"/>
              <w:jc w:val="center"/>
              <w:rPr/>
            </w:pPr>
            <w:r>
              <w:rPr/>
              <w:t>Serr</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None</w:t>
            </w:r>
          </w:p>
        </w:tc>
        <w:tc>
          <w:tcPr>
            <w:tcW w:w="1196" w:type="dxa"/>
            <w:tcBorders/>
            <w:shd w:fill="auto" w:val="clear"/>
          </w:tcPr>
          <w:p>
            <w:pPr>
              <w:pStyle w:val="Compact"/>
              <w:spacing w:before="36" w:after="36"/>
              <w:jc w:val="center"/>
              <w:rPr/>
            </w:pPr>
            <w:r>
              <w:rPr/>
              <w:t>185.00</w:t>
            </w:r>
          </w:p>
        </w:tc>
        <w:tc>
          <w:tcPr>
            <w:tcW w:w="701" w:type="dxa"/>
            <w:tcBorders/>
            <w:shd w:fill="auto" w:val="clear"/>
          </w:tcPr>
          <w:p>
            <w:pPr>
              <w:pStyle w:val="Normal"/>
              <w:rPr/>
            </w:pPr>
            <w:r>
              <w:rPr/>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8.13</w:t>
            </w:r>
          </w:p>
        </w:tc>
      </w:tr>
      <w:tr>
        <w:trPr/>
        <w:tc>
          <w:tcPr>
            <w:tcW w:w="1356" w:type="dxa"/>
            <w:tcBorders/>
            <w:shd w:fill="auto" w:val="clear"/>
          </w:tcPr>
          <w:p>
            <w:pPr>
              <w:pStyle w:val="Compact"/>
              <w:spacing w:before="36" w:after="36"/>
              <w:jc w:val="center"/>
              <w:rPr/>
            </w:pPr>
            <w:r>
              <w:rPr/>
              <w:t>Tehama</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None</w:t>
            </w:r>
          </w:p>
        </w:tc>
        <w:tc>
          <w:tcPr>
            <w:tcW w:w="1196" w:type="dxa"/>
            <w:tcBorders/>
            <w:shd w:fill="auto" w:val="clear"/>
          </w:tcPr>
          <w:p>
            <w:pPr>
              <w:pStyle w:val="Compact"/>
              <w:spacing w:before="36" w:after="36"/>
              <w:jc w:val="center"/>
              <w:rPr/>
            </w:pPr>
            <w:r>
              <w:rPr/>
              <w:t>181.00</w:t>
            </w:r>
          </w:p>
        </w:tc>
        <w:tc>
          <w:tcPr>
            <w:tcW w:w="701" w:type="dxa"/>
            <w:tcBorders/>
            <w:shd w:fill="auto" w:val="clear"/>
          </w:tcPr>
          <w:p>
            <w:pPr>
              <w:pStyle w:val="Normal"/>
              <w:rPr/>
            </w:pPr>
            <w:r>
              <w:rPr/>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7.00</w:t>
            </w:r>
          </w:p>
        </w:tc>
      </w:tr>
      <w:tr>
        <w:trPr/>
        <w:tc>
          <w:tcPr>
            <w:tcW w:w="1356" w:type="dxa"/>
            <w:tcBorders/>
            <w:shd w:fill="auto" w:val="clear"/>
          </w:tcPr>
          <w:p>
            <w:pPr>
              <w:pStyle w:val="Compact"/>
              <w:spacing w:before="36" w:after="36"/>
              <w:jc w:val="center"/>
              <w:rPr/>
            </w:pPr>
            <w:r>
              <w:rPr/>
              <w:t>Tulare</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None</w:t>
            </w:r>
          </w:p>
        </w:tc>
        <w:tc>
          <w:tcPr>
            <w:tcW w:w="1196" w:type="dxa"/>
            <w:tcBorders/>
            <w:shd w:fill="auto" w:val="clear"/>
          </w:tcPr>
          <w:p>
            <w:pPr>
              <w:pStyle w:val="Compact"/>
              <w:spacing w:before="36" w:after="36"/>
              <w:jc w:val="center"/>
              <w:rPr/>
            </w:pPr>
            <w:r>
              <w:rPr/>
              <w:t>180.00</w:t>
            </w:r>
          </w:p>
        </w:tc>
        <w:tc>
          <w:tcPr>
            <w:tcW w:w="701" w:type="dxa"/>
            <w:tcBorders/>
            <w:shd w:fill="auto" w:val="clear"/>
          </w:tcPr>
          <w:p>
            <w:pPr>
              <w:pStyle w:val="Normal"/>
              <w:rPr/>
            </w:pPr>
            <w:r>
              <w:rPr/>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7.51</w:t>
            </w:r>
          </w:p>
        </w:tc>
      </w:tr>
      <w:tr>
        <w:trPr/>
        <w:tc>
          <w:tcPr>
            <w:tcW w:w="1356" w:type="dxa"/>
            <w:tcBorders/>
            <w:shd w:fill="auto" w:val="clear"/>
          </w:tcPr>
          <w:p>
            <w:pPr>
              <w:pStyle w:val="Compact"/>
              <w:spacing w:before="36" w:after="36"/>
              <w:jc w:val="center"/>
              <w:rPr/>
            </w:pPr>
            <w:r>
              <w:rPr/>
              <w:t>Vina</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Day Threshold</w:t>
            </w:r>
          </w:p>
        </w:tc>
        <w:tc>
          <w:tcPr>
            <w:tcW w:w="1403" w:type="dxa"/>
            <w:tcBorders/>
            <w:shd w:fill="auto" w:val="clear"/>
          </w:tcPr>
          <w:p>
            <w:pPr>
              <w:pStyle w:val="Compact"/>
              <w:spacing w:before="36" w:after="36"/>
              <w:jc w:val="center"/>
              <w:rPr/>
            </w:pPr>
            <w:r>
              <w:rPr/>
              <w:t>None</w:t>
            </w:r>
          </w:p>
        </w:tc>
        <w:tc>
          <w:tcPr>
            <w:tcW w:w="1196" w:type="dxa"/>
            <w:tcBorders/>
            <w:shd w:fill="auto" w:val="clear"/>
          </w:tcPr>
          <w:p>
            <w:pPr>
              <w:pStyle w:val="Compact"/>
              <w:spacing w:before="36" w:after="36"/>
              <w:jc w:val="center"/>
              <w:rPr/>
            </w:pPr>
            <w:r>
              <w:rPr/>
              <w:t>181.00</w:t>
            </w:r>
          </w:p>
        </w:tc>
        <w:tc>
          <w:tcPr>
            <w:tcW w:w="701" w:type="dxa"/>
            <w:tcBorders/>
            <w:shd w:fill="auto" w:val="clear"/>
          </w:tcPr>
          <w:p>
            <w:pPr>
              <w:pStyle w:val="Normal"/>
              <w:rPr/>
            </w:pPr>
            <w:r>
              <w:rPr/>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7.23</w:t>
            </w:r>
          </w:p>
        </w:tc>
      </w:tr>
      <w:tr>
        <w:trPr/>
        <w:tc>
          <w:tcPr>
            <w:tcW w:w="1356" w:type="dxa"/>
            <w:tcBorders/>
            <w:shd w:fill="auto" w:val="clear"/>
          </w:tcPr>
          <w:p>
            <w:pPr>
              <w:pStyle w:val="Compact"/>
              <w:spacing w:before="36" w:after="36"/>
              <w:jc w:val="center"/>
              <w:rPr/>
            </w:pPr>
            <w:r>
              <w:rPr/>
              <w:t>Amigo</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Anderson</w:t>
            </w:r>
          </w:p>
        </w:tc>
        <w:tc>
          <w:tcPr>
            <w:tcW w:w="1196" w:type="dxa"/>
            <w:tcBorders/>
            <w:shd w:fill="auto" w:val="clear"/>
          </w:tcPr>
          <w:p>
            <w:pPr>
              <w:pStyle w:val="Compact"/>
              <w:spacing w:before="36" w:after="36"/>
              <w:jc w:val="center"/>
              <w:rPr/>
            </w:pPr>
            <w:r>
              <w:rPr/>
              <w:t>14580.00</w:t>
            </w:r>
          </w:p>
        </w:tc>
        <w:tc>
          <w:tcPr>
            <w:tcW w:w="701" w:type="dxa"/>
            <w:tcBorders/>
            <w:shd w:fill="auto" w:val="clear"/>
          </w:tcPr>
          <w:p>
            <w:pPr>
              <w:pStyle w:val="Compact"/>
              <w:spacing w:before="36" w:after="36"/>
              <w:jc w:val="center"/>
              <w:rPr/>
            </w:pPr>
            <w:r>
              <w:rPr/>
              <w:t>4</w:t>
            </w:r>
          </w:p>
        </w:tc>
        <w:tc>
          <w:tcPr>
            <w:tcW w:w="664" w:type="dxa"/>
            <w:tcBorders/>
            <w:shd w:fill="auto" w:val="clear"/>
          </w:tcPr>
          <w:p>
            <w:pPr>
              <w:pStyle w:val="Compact"/>
              <w:spacing w:before="36" w:after="36"/>
              <w:jc w:val="center"/>
              <w:rPr/>
            </w:pPr>
            <w:r>
              <w:rPr/>
              <w:t>25</w:t>
            </w:r>
          </w:p>
        </w:tc>
        <w:tc>
          <w:tcPr>
            <w:tcW w:w="663" w:type="dxa"/>
            <w:tcBorders/>
            <w:shd w:fill="auto" w:val="clear"/>
          </w:tcPr>
          <w:p>
            <w:pPr>
              <w:pStyle w:val="Compact"/>
              <w:spacing w:before="36" w:after="36"/>
              <w:jc w:val="center"/>
              <w:rPr/>
            </w:pPr>
            <w:r>
              <w:rPr/>
              <w:t>36</w:t>
            </w:r>
          </w:p>
        </w:tc>
        <w:tc>
          <w:tcPr>
            <w:tcW w:w="818" w:type="dxa"/>
            <w:tcBorders/>
            <w:shd w:fill="auto" w:val="clear"/>
          </w:tcPr>
          <w:p>
            <w:pPr>
              <w:pStyle w:val="Compact"/>
              <w:spacing w:before="36" w:after="36"/>
              <w:jc w:val="center"/>
              <w:rPr/>
            </w:pPr>
            <w:r>
              <w:rPr/>
              <w:t>7.38</w:t>
            </w:r>
          </w:p>
        </w:tc>
      </w:tr>
      <w:tr>
        <w:trPr/>
        <w:tc>
          <w:tcPr>
            <w:tcW w:w="1356" w:type="dxa"/>
            <w:tcBorders/>
            <w:shd w:fill="auto" w:val="clear"/>
          </w:tcPr>
          <w:p>
            <w:pPr>
              <w:pStyle w:val="Compact"/>
              <w:spacing w:before="36" w:after="36"/>
              <w:jc w:val="center"/>
              <w:rPr/>
            </w:pPr>
            <w:r>
              <w:rPr/>
              <w:t>Amigo</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MinMax</w:t>
            </w:r>
          </w:p>
        </w:tc>
        <w:tc>
          <w:tcPr>
            <w:tcW w:w="1196" w:type="dxa"/>
            <w:tcBorders/>
            <w:shd w:fill="auto" w:val="clear"/>
          </w:tcPr>
          <w:p>
            <w:pPr>
              <w:pStyle w:val="Compact"/>
              <w:spacing w:before="36" w:after="36"/>
              <w:jc w:val="center"/>
              <w:rPr/>
            </w:pPr>
            <w:r>
              <w:rPr/>
              <w:t>164.00</w:t>
            </w:r>
          </w:p>
        </w:tc>
        <w:tc>
          <w:tcPr>
            <w:tcW w:w="701" w:type="dxa"/>
            <w:tcBorders/>
            <w:shd w:fill="auto" w:val="clear"/>
          </w:tcPr>
          <w:p>
            <w:pPr>
              <w:pStyle w:val="Compact"/>
              <w:spacing w:before="36" w:after="36"/>
              <w:jc w:val="center"/>
              <w:rPr/>
            </w:pPr>
            <w:r>
              <w:rPr/>
              <w:t>11.3</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6.83</w:t>
            </w:r>
          </w:p>
        </w:tc>
      </w:tr>
      <w:tr>
        <w:trPr/>
        <w:tc>
          <w:tcPr>
            <w:tcW w:w="1356" w:type="dxa"/>
            <w:tcBorders/>
            <w:shd w:fill="auto" w:val="clear"/>
          </w:tcPr>
          <w:p>
            <w:pPr>
              <w:pStyle w:val="Compact"/>
              <w:spacing w:before="36" w:after="36"/>
              <w:jc w:val="center"/>
              <w:rPr/>
            </w:pPr>
            <w:r>
              <w:rPr/>
              <w:t>Amigo</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LinearDay</w:t>
            </w:r>
          </w:p>
        </w:tc>
        <w:tc>
          <w:tcPr>
            <w:tcW w:w="1196" w:type="dxa"/>
            <w:tcBorders/>
            <w:shd w:fill="auto" w:val="clear"/>
          </w:tcPr>
          <w:p>
            <w:pPr>
              <w:pStyle w:val="Compact"/>
              <w:spacing w:before="36" w:after="36"/>
              <w:jc w:val="center"/>
              <w:rPr/>
            </w:pPr>
            <w:r>
              <w:rPr/>
              <w:t>43.00</w:t>
            </w:r>
          </w:p>
        </w:tc>
        <w:tc>
          <w:tcPr>
            <w:tcW w:w="701" w:type="dxa"/>
            <w:tcBorders/>
            <w:shd w:fill="auto" w:val="clear"/>
          </w:tcPr>
          <w:p>
            <w:pPr>
              <w:pStyle w:val="Compact"/>
              <w:spacing w:before="36" w:after="36"/>
              <w:jc w:val="center"/>
              <w:rPr/>
            </w:pPr>
            <w:r>
              <w:rPr/>
              <w:t>16.1</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6.55</w:t>
            </w:r>
          </w:p>
        </w:tc>
      </w:tr>
      <w:tr>
        <w:trPr/>
        <w:tc>
          <w:tcPr>
            <w:tcW w:w="1356" w:type="dxa"/>
            <w:tcBorders/>
            <w:shd w:fill="auto" w:val="clear"/>
          </w:tcPr>
          <w:p>
            <w:pPr>
              <w:pStyle w:val="Compact"/>
              <w:spacing w:before="36" w:after="36"/>
              <w:jc w:val="center"/>
              <w:rPr/>
            </w:pPr>
            <w:r>
              <w:rPr/>
              <w:t>Amigo</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LinearHour</w:t>
            </w:r>
          </w:p>
        </w:tc>
        <w:tc>
          <w:tcPr>
            <w:tcW w:w="1196" w:type="dxa"/>
            <w:tcBorders/>
            <w:shd w:fill="auto" w:val="clear"/>
          </w:tcPr>
          <w:p>
            <w:pPr>
              <w:pStyle w:val="Compact"/>
              <w:spacing w:before="36" w:after="36"/>
              <w:jc w:val="center"/>
              <w:rPr/>
            </w:pPr>
            <w:r>
              <w:rPr/>
              <w:t>4262.00</w:t>
            </w:r>
          </w:p>
        </w:tc>
        <w:tc>
          <w:tcPr>
            <w:tcW w:w="701" w:type="dxa"/>
            <w:tcBorders/>
            <w:shd w:fill="auto" w:val="clear"/>
          </w:tcPr>
          <w:p>
            <w:pPr>
              <w:pStyle w:val="Compact"/>
              <w:spacing w:before="36" w:after="36"/>
              <w:jc w:val="center"/>
              <w:rPr/>
            </w:pPr>
            <w:r>
              <w:rPr/>
              <w:t>10.6</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6.31</w:t>
            </w:r>
          </w:p>
        </w:tc>
      </w:tr>
      <w:tr>
        <w:trPr/>
        <w:tc>
          <w:tcPr>
            <w:tcW w:w="1356" w:type="dxa"/>
            <w:tcBorders/>
            <w:shd w:fill="auto" w:val="clear"/>
          </w:tcPr>
          <w:p>
            <w:pPr>
              <w:pStyle w:val="Compact"/>
              <w:spacing w:before="36" w:after="36"/>
              <w:jc w:val="center"/>
              <w:rPr/>
            </w:pPr>
            <w:r>
              <w:rPr/>
              <w:t>Amigo</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Plateau</w:t>
            </w:r>
          </w:p>
        </w:tc>
        <w:tc>
          <w:tcPr>
            <w:tcW w:w="1196" w:type="dxa"/>
            <w:tcBorders/>
            <w:shd w:fill="auto" w:val="clear"/>
          </w:tcPr>
          <w:p>
            <w:pPr>
              <w:pStyle w:val="Compact"/>
              <w:spacing w:before="36" w:after="36"/>
              <w:jc w:val="center"/>
              <w:rPr/>
            </w:pPr>
            <w:r>
              <w:rPr/>
              <w:t>4268.00</w:t>
            </w:r>
          </w:p>
        </w:tc>
        <w:tc>
          <w:tcPr>
            <w:tcW w:w="701" w:type="dxa"/>
            <w:tcBorders/>
            <w:shd w:fill="auto" w:val="clear"/>
          </w:tcPr>
          <w:p>
            <w:pPr>
              <w:pStyle w:val="Compact"/>
              <w:spacing w:before="36" w:after="36"/>
              <w:jc w:val="center"/>
              <w:rPr/>
            </w:pPr>
            <w:r>
              <w:rPr/>
              <w:t>10.6</w:t>
            </w:r>
          </w:p>
        </w:tc>
        <w:tc>
          <w:tcPr>
            <w:tcW w:w="664" w:type="dxa"/>
            <w:tcBorders/>
            <w:shd w:fill="auto" w:val="clear"/>
          </w:tcPr>
          <w:p>
            <w:pPr>
              <w:pStyle w:val="Compact"/>
              <w:spacing w:before="36" w:after="36"/>
              <w:jc w:val="center"/>
              <w:rPr/>
            </w:pPr>
            <w:r>
              <w:rPr/>
              <w:t>86.1</w:t>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7.14</w:t>
            </w:r>
          </w:p>
        </w:tc>
      </w:tr>
      <w:tr>
        <w:trPr/>
        <w:tc>
          <w:tcPr>
            <w:tcW w:w="1356" w:type="dxa"/>
            <w:tcBorders/>
            <w:shd w:fill="auto" w:val="clear"/>
          </w:tcPr>
          <w:p>
            <w:pPr>
              <w:pStyle w:val="Compact"/>
              <w:spacing w:before="36" w:after="36"/>
              <w:jc w:val="center"/>
              <w:rPr/>
            </w:pPr>
            <w:r>
              <w:rPr/>
              <w:t>Amigo</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Triangle</w:t>
            </w:r>
          </w:p>
        </w:tc>
        <w:tc>
          <w:tcPr>
            <w:tcW w:w="1196" w:type="dxa"/>
            <w:tcBorders/>
            <w:shd w:fill="auto" w:val="clear"/>
          </w:tcPr>
          <w:p>
            <w:pPr>
              <w:pStyle w:val="Compact"/>
              <w:spacing w:before="36" w:after="36"/>
              <w:jc w:val="center"/>
              <w:rPr/>
            </w:pPr>
            <w:r>
              <w:rPr/>
              <w:t>4283.00</w:t>
            </w:r>
          </w:p>
        </w:tc>
        <w:tc>
          <w:tcPr>
            <w:tcW w:w="701" w:type="dxa"/>
            <w:tcBorders/>
            <w:shd w:fill="auto" w:val="clear"/>
          </w:tcPr>
          <w:p>
            <w:pPr>
              <w:pStyle w:val="Compact"/>
              <w:spacing w:before="36" w:after="36"/>
              <w:jc w:val="center"/>
              <w:rPr/>
            </w:pPr>
            <w:r>
              <w:rPr/>
              <w:t>10.6</w:t>
            </w:r>
          </w:p>
        </w:tc>
        <w:tc>
          <w:tcPr>
            <w:tcW w:w="664" w:type="dxa"/>
            <w:tcBorders/>
            <w:shd w:fill="auto" w:val="clear"/>
          </w:tcPr>
          <w:p>
            <w:pPr>
              <w:pStyle w:val="Compact"/>
              <w:spacing w:before="36" w:after="36"/>
              <w:jc w:val="center"/>
              <w:rPr/>
            </w:pPr>
            <w:r>
              <w:rPr/>
              <w:t>61.6</w:t>
            </w:r>
          </w:p>
        </w:tc>
        <w:tc>
          <w:tcPr>
            <w:tcW w:w="663" w:type="dxa"/>
            <w:tcBorders/>
            <w:shd w:fill="auto" w:val="clear"/>
          </w:tcPr>
          <w:p>
            <w:pPr>
              <w:pStyle w:val="Compact"/>
              <w:spacing w:before="36" w:after="36"/>
              <w:jc w:val="center"/>
              <w:rPr/>
            </w:pPr>
            <w:r>
              <w:rPr/>
              <w:t>82.1</w:t>
            </w:r>
          </w:p>
        </w:tc>
        <w:tc>
          <w:tcPr>
            <w:tcW w:w="818" w:type="dxa"/>
            <w:tcBorders/>
            <w:shd w:fill="auto" w:val="clear"/>
          </w:tcPr>
          <w:p>
            <w:pPr>
              <w:pStyle w:val="Compact"/>
              <w:spacing w:before="36" w:after="36"/>
              <w:jc w:val="center"/>
              <w:rPr/>
            </w:pPr>
            <w:r>
              <w:rPr/>
              <w:t>7.11</w:t>
            </w:r>
          </w:p>
        </w:tc>
      </w:tr>
      <w:tr>
        <w:trPr/>
        <w:tc>
          <w:tcPr>
            <w:tcW w:w="1356" w:type="dxa"/>
            <w:tcBorders/>
            <w:shd w:fill="auto" w:val="clear"/>
          </w:tcPr>
          <w:p>
            <w:pPr>
              <w:pStyle w:val="Compact"/>
              <w:spacing w:before="36" w:after="36"/>
              <w:jc w:val="center"/>
              <w:rPr/>
            </w:pPr>
            <w:r>
              <w:rPr/>
              <w:t>Amigo</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Asymcur</w:t>
            </w:r>
          </w:p>
        </w:tc>
        <w:tc>
          <w:tcPr>
            <w:tcW w:w="1196" w:type="dxa"/>
            <w:tcBorders/>
            <w:shd w:fill="auto" w:val="clear"/>
          </w:tcPr>
          <w:p>
            <w:pPr>
              <w:pStyle w:val="Compact"/>
              <w:spacing w:before="36" w:after="36"/>
              <w:jc w:val="center"/>
              <w:rPr/>
            </w:pPr>
            <w:r>
              <w:rPr/>
              <w:t>4922.00</w:t>
            </w:r>
          </w:p>
        </w:tc>
        <w:tc>
          <w:tcPr>
            <w:tcW w:w="701" w:type="dxa"/>
            <w:tcBorders/>
            <w:shd w:fill="auto" w:val="clear"/>
          </w:tcPr>
          <w:p>
            <w:pPr>
              <w:pStyle w:val="Compact"/>
              <w:spacing w:before="36" w:after="36"/>
              <w:jc w:val="center"/>
              <w:rPr/>
            </w:pPr>
            <w:r>
              <w:rPr/>
              <w:t>6.4</w:t>
            </w:r>
          </w:p>
        </w:tc>
        <w:tc>
          <w:tcPr>
            <w:tcW w:w="664" w:type="dxa"/>
            <w:tcBorders/>
            <w:shd w:fill="auto" w:val="clear"/>
          </w:tcPr>
          <w:p>
            <w:pPr>
              <w:pStyle w:val="Compact"/>
              <w:spacing w:before="36" w:after="36"/>
              <w:jc w:val="center"/>
              <w:rPr/>
            </w:pPr>
            <w:r>
              <w:rPr/>
              <w:t>46.6</w:t>
            </w:r>
          </w:p>
        </w:tc>
        <w:tc>
          <w:tcPr>
            <w:tcW w:w="663" w:type="dxa"/>
            <w:tcBorders/>
            <w:shd w:fill="auto" w:val="clear"/>
          </w:tcPr>
          <w:p>
            <w:pPr>
              <w:pStyle w:val="Compact"/>
              <w:spacing w:before="36" w:after="36"/>
              <w:jc w:val="center"/>
              <w:rPr/>
            </w:pPr>
            <w:r>
              <w:rPr/>
              <w:t>53.9</w:t>
            </w:r>
          </w:p>
        </w:tc>
        <w:tc>
          <w:tcPr>
            <w:tcW w:w="818" w:type="dxa"/>
            <w:tcBorders/>
            <w:shd w:fill="auto" w:val="clear"/>
          </w:tcPr>
          <w:p>
            <w:pPr>
              <w:pStyle w:val="Compact"/>
              <w:spacing w:before="36" w:after="36"/>
              <w:jc w:val="center"/>
              <w:rPr/>
            </w:pPr>
            <w:r>
              <w:rPr/>
              <w:t>7.58</w:t>
            </w:r>
          </w:p>
        </w:tc>
      </w:tr>
      <w:tr>
        <w:trPr/>
        <w:tc>
          <w:tcPr>
            <w:tcW w:w="1356" w:type="dxa"/>
            <w:tcBorders/>
            <w:shd w:fill="auto" w:val="clear"/>
          </w:tcPr>
          <w:p>
            <w:pPr>
              <w:pStyle w:val="Compact"/>
              <w:spacing w:before="36" w:after="36"/>
              <w:jc w:val="center"/>
              <w:rPr/>
            </w:pPr>
            <w:r>
              <w:rPr/>
              <w:t>Ashley</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Anderson</w:t>
            </w:r>
          </w:p>
        </w:tc>
        <w:tc>
          <w:tcPr>
            <w:tcW w:w="1196" w:type="dxa"/>
            <w:tcBorders/>
            <w:shd w:fill="auto" w:val="clear"/>
          </w:tcPr>
          <w:p>
            <w:pPr>
              <w:pStyle w:val="Compact"/>
              <w:spacing w:before="36" w:after="36"/>
              <w:jc w:val="center"/>
              <w:rPr/>
            </w:pPr>
            <w:r>
              <w:rPr/>
              <w:t>14022.00</w:t>
            </w:r>
          </w:p>
        </w:tc>
        <w:tc>
          <w:tcPr>
            <w:tcW w:w="701" w:type="dxa"/>
            <w:tcBorders/>
            <w:shd w:fill="auto" w:val="clear"/>
          </w:tcPr>
          <w:p>
            <w:pPr>
              <w:pStyle w:val="Compact"/>
              <w:spacing w:before="36" w:after="36"/>
              <w:jc w:val="center"/>
              <w:rPr/>
            </w:pPr>
            <w:r>
              <w:rPr/>
              <w:t>4</w:t>
            </w:r>
          </w:p>
        </w:tc>
        <w:tc>
          <w:tcPr>
            <w:tcW w:w="664" w:type="dxa"/>
            <w:tcBorders/>
            <w:shd w:fill="auto" w:val="clear"/>
          </w:tcPr>
          <w:p>
            <w:pPr>
              <w:pStyle w:val="Compact"/>
              <w:spacing w:before="36" w:after="36"/>
              <w:jc w:val="center"/>
              <w:rPr/>
            </w:pPr>
            <w:r>
              <w:rPr/>
              <w:t>25</w:t>
            </w:r>
          </w:p>
        </w:tc>
        <w:tc>
          <w:tcPr>
            <w:tcW w:w="663" w:type="dxa"/>
            <w:tcBorders/>
            <w:shd w:fill="auto" w:val="clear"/>
          </w:tcPr>
          <w:p>
            <w:pPr>
              <w:pStyle w:val="Compact"/>
              <w:spacing w:before="36" w:after="36"/>
              <w:jc w:val="center"/>
              <w:rPr/>
            </w:pPr>
            <w:r>
              <w:rPr/>
              <w:t>36</w:t>
            </w:r>
          </w:p>
        </w:tc>
        <w:tc>
          <w:tcPr>
            <w:tcW w:w="818" w:type="dxa"/>
            <w:tcBorders/>
            <w:shd w:fill="auto" w:val="clear"/>
          </w:tcPr>
          <w:p>
            <w:pPr>
              <w:pStyle w:val="Compact"/>
              <w:spacing w:before="36" w:after="36"/>
              <w:jc w:val="center"/>
              <w:rPr/>
            </w:pPr>
            <w:r>
              <w:rPr/>
              <w:t>6.18</w:t>
            </w:r>
          </w:p>
        </w:tc>
      </w:tr>
      <w:tr>
        <w:trPr/>
        <w:tc>
          <w:tcPr>
            <w:tcW w:w="1356" w:type="dxa"/>
            <w:tcBorders/>
            <w:shd w:fill="auto" w:val="clear"/>
          </w:tcPr>
          <w:p>
            <w:pPr>
              <w:pStyle w:val="Compact"/>
              <w:spacing w:before="36" w:after="36"/>
              <w:jc w:val="center"/>
              <w:rPr/>
            </w:pPr>
            <w:r>
              <w:rPr/>
              <w:t>Ashley</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MinMax</w:t>
            </w:r>
          </w:p>
        </w:tc>
        <w:tc>
          <w:tcPr>
            <w:tcW w:w="1196" w:type="dxa"/>
            <w:tcBorders/>
            <w:shd w:fill="auto" w:val="clear"/>
          </w:tcPr>
          <w:p>
            <w:pPr>
              <w:pStyle w:val="Compact"/>
              <w:spacing w:before="36" w:after="36"/>
              <w:jc w:val="center"/>
              <w:rPr/>
            </w:pPr>
            <w:r>
              <w:rPr/>
              <w:t>259.00</w:t>
            </w:r>
          </w:p>
        </w:tc>
        <w:tc>
          <w:tcPr>
            <w:tcW w:w="701" w:type="dxa"/>
            <w:tcBorders/>
            <w:shd w:fill="auto" w:val="clear"/>
          </w:tcPr>
          <w:p>
            <w:pPr>
              <w:pStyle w:val="Compact"/>
              <w:spacing w:before="36" w:after="36"/>
              <w:jc w:val="center"/>
              <w:rPr/>
            </w:pPr>
            <w:r>
              <w:rPr/>
              <w:t>9.7</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5.83</w:t>
            </w:r>
          </w:p>
        </w:tc>
      </w:tr>
      <w:tr>
        <w:trPr/>
        <w:tc>
          <w:tcPr>
            <w:tcW w:w="1356" w:type="dxa"/>
            <w:tcBorders/>
            <w:shd w:fill="auto" w:val="clear"/>
          </w:tcPr>
          <w:p>
            <w:pPr>
              <w:pStyle w:val="Compact"/>
              <w:spacing w:before="36" w:after="36"/>
              <w:jc w:val="center"/>
              <w:rPr/>
            </w:pPr>
            <w:r>
              <w:rPr/>
              <w:t>Ashley</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LinearDay</w:t>
            </w:r>
          </w:p>
        </w:tc>
        <w:tc>
          <w:tcPr>
            <w:tcW w:w="1196" w:type="dxa"/>
            <w:tcBorders/>
            <w:shd w:fill="auto" w:val="clear"/>
          </w:tcPr>
          <w:p>
            <w:pPr>
              <w:pStyle w:val="Compact"/>
              <w:spacing w:before="36" w:after="36"/>
              <w:jc w:val="center"/>
              <w:rPr/>
            </w:pPr>
            <w:r>
              <w:rPr/>
              <w:t>211.00</w:t>
            </w:r>
          </w:p>
        </w:tc>
        <w:tc>
          <w:tcPr>
            <w:tcW w:w="701" w:type="dxa"/>
            <w:tcBorders/>
            <w:shd w:fill="auto" w:val="clear"/>
          </w:tcPr>
          <w:p>
            <w:pPr>
              <w:pStyle w:val="Compact"/>
              <w:spacing w:before="36" w:after="36"/>
              <w:jc w:val="center"/>
              <w:rPr/>
            </w:pPr>
            <w:r>
              <w:rPr/>
              <w:t>12</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5.34</w:t>
            </w:r>
          </w:p>
        </w:tc>
      </w:tr>
      <w:tr>
        <w:trPr/>
        <w:tc>
          <w:tcPr>
            <w:tcW w:w="1356" w:type="dxa"/>
            <w:tcBorders/>
            <w:shd w:fill="auto" w:val="clear"/>
          </w:tcPr>
          <w:p>
            <w:pPr>
              <w:pStyle w:val="Compact"/>
              <w:spacing w:before="36" w:after="36"/>
              <w:jc w:val="center"/>
              <w:rPr/>
            </w:pPr>
            <w:r>
              <w:rPr/>
              <w:t>Ashley</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LinearHour</w:t>
            </w:r>
          </w:p>
        </w:tc>
        <w:tc>
          <w:tcPr>
            <w:tcW w:w="1196" w:type="dxa"/>
            <w:tcBorders/>
            <w:shd w:fill="auto" w:val="clear"/>
          </w:tcPr>
          <w:p>
            <w:pPr>
              <w:pStyle w:val="Compact"/>
              <w:spacing w:before="36" w:after="36"/>
              <w:jc w:val="center"/>
              <w:rPr/>
            </w:pPr>
            <w:r>
              <w:rPr/>
              <w:t>5344.00</w:t>
            </w:r>
          </w:p>
        </w:tc>
        <w:tc>
          <w:tcPr>
            <w:tcW w:w="701" w:type="dxa"/>
            <w:tcBorders/>
            <w:shd w:fill="auto" w:val="clear"/>
          </w:tcPr>
          <w:p>
            <w:pPr>
              <w:pStyle w:val="Compact"/>
              <w:spacing w:before="36" w:after="36"/>
              <w:jc w:val="center"/>
              <w:rPr/>
            </w:pPr>
            <w:r>
              <w:rPr/>
              <w:t>10.6</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5.47</w:t>
            </w:r>
          </w:p>
        </w:tc>
      </w:tr>
      <w:tr>
        <w:trPr/>
        <w:tc>
          <w:tcPr>
            <w:tcW w:w="1356" w:type="dxa"/>
            <w:tcBorders/>
            <w:shd w:fill="auto" w:val="clear"/>
          </w:tcPr>
          <w:p>
            <w:pPr>
              <w:pStyle w:val="Compact"/>
              <w:spacing w:before="36" w:after="36"/>
              <w:jc w:val="center"/>
              <w:rPr/>
            </w:pPr>
            <w:r>
              <w:rPr/>
              <w:t>Ashley</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Plateau</w:t>
            </w:r>
          </w:p>
        </w:tc>
        <w:tc>
          <w:tcPr>
            <w:tcW w:w="1196" w:type="dxa"/>
            <w:tcBorders/>
            <w:shd w:fill="auto" w:val="clear"/>
          </w:tcPr>
          <w:p>
            <w:pPr>
              <w:pStyle w:val="Compact"/>
              <w:spacing w:before="36" w:after="36"/>
              <w:jc w:val="center"/>
              <w:rPr/>
            </w:pPr>
            <w:r>
              <w:rPr/>
              <w:t>5285.00</w:t>
            </w:r>
          </w:p>
        </w:tc>
        <w:tc>
          <w:tcPr>
            <w:tcW w:w="701" w:type="dxa"/>
            <w:tcBorders/>
            <w:shd w:fill="auto" w:val="clear"/>
          </w:tcPr>
          <w:p>
            <w:pPr>
              <w:pStyle w:val="Compact"/>
              <w:spacing w:before="36" w:after="36"/>
              <w:jc w:val="center"/>
              <w:rPr/>
            </w:pPr>
            <w:r>
              <w:rPr/>
              <w:t>10.6</w:t>
            </w:r>
          </w:p>
        </w:tc>
        <w:tc>
          <w:tcPr>
            <w:tcW w:w="664" w:type="dxa"/>
            <w:tcBorders/>
            <w:shd w:fill="auto" w:val="clear"/>
          </w:tcPr>
          <w:p>
            <w:pPr>
              <w:pStyle w:val="Compact"/>
              <w:spacing w:before="36" w:after="36"/>
              <w:jc w:val="center"/>
              <w:rPr/>
            </w:pPr>
            <w:r>
              <w:rPr/>
              <w:t>69.3</w:t>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5.59</w:t>
            </w:r>
          </w:p>
        </w:tc>
      </w:tr>
      <w:tr>
        <w:trPr/>
        <w:tc>
          <w:tcPr>
            <w:tcW w:w="1356" w:type="dxa"/>
            <w:tcBorders/>
            <w:shd w:fill="auto" w:val="clear"/>
          </w:tcPr>
          <w:p>
            <w:pPr>
              <w:pStyle w:val="Compact"/>
              <w:spacing w:before="36" w:after="36"/>
              <w:jc w:val="center"/>
              <w:rPr/>
            </w:pPr>
            <w:r>
              <w:rPr/>
              <w:t>Ashley</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Triangle</w:t>
            </w:r>
          </w:p>
        </w:tc>
        <w:tc>
          <w:tcPr>
            <w:tcW w:w="1196" w:type="dxa"/>
            <w:tcBorders/>
            <w:shd w:fill="auto" w:val="clear"/>
          </w:tcPr>
          <w:p>
            <w:pPr>
              <w:pStyle w:val="Compact"/>
              <w:spacing w:before="36" w:after="36"/>
              <w:jc w:val="center"/>
              <w:rPr/>
            </w:pPr>
            <w:r>
              <w:rPr/>
              <w:t>5344.00</w:t>
            </w:r>
          </w:p>
        </w:tc>
        <w:tc>
          <w:tcPr>
            <w:tcW w:w="701" w:type="dxa"/>
            <w:tcBorders/>
            <w:shd w:fill="auto" w:val="clear"/>
          </w:tcPr>
          <w:p>
            <w:pPr>
              <w:pStyle w:val="Compact"/>
              <w:spacing w:before="36" w:after="36"/>
              <w:jc w:val="center"/>
              <w:rPr/>
            </w:pPr>
            <w:r>
              <w:rPr/>
              <w:t>10.6</w:t>
            </w:r>
          </w:p>
        </w:tc>
        <w:tc>
          <w:tcPr>
            <w:tcW w:w="664" w:type="dxa"/>
            <w:tcBorders/>
            <w:shd w:fill="auto" w:val="clear"/>
          </w:tcPr>
          <w:p>
            <w:pPr>
              <w:pStyle w:val="Compact"/>
              <w:spacing w:before="36" w:after="36"/>
              <w:jc w:val="center"/>
              <w:rPr/>
            </w:pPr>
            <w:r>
              <w:rPr/>
              <w:t>45.6</w:t>
            </w:r>
          </w:p>
        </w:tc>
        <w:tc>
          <w:tcPr>
            <w:tcW w:w="663" w:type="dxa"/>
            <w:tcBorders/>
            <w:shd w:fill="auto" w:val="clear"/>
          </w:tcPr>
          <w:p>
            <w:pPr>
              <w:pStyle w:val="Compact"/>
              <w:spacing w:before="36" w:after="36"/>
              <w:jc w:val="center"/>
              <w:rPr/>
            </w:pPr>
            <w:r>
              <w:rPr/>
              <w:t>88.6</w:t>
            </w:r>
          </w:p>
        </w:tc>
        <w:tc>
          <w:tcPr>
            <w:tcW w:w="818" w:type="dxa"/>
            <w:tcBorders/>
            <w:shd w:fill="auto" w:val="clear"/>
          </w:tcPr>
          <w:p>
            <w:pPr>
              <w:pStyle w:val="Compact"/>
              <w:spacing w:before="36" w:after="36"/>
              <w:jc w:val="center"/>
              <w:rPr/>
            </w:pPr>
            <w:r>
              <w:rPr/>
              <w:t>5.68</w:t>
            </w:r>
          </w:p>
        </w:tc>
      </w:tr>
      <w:tr>
        <w:trPr/>
        <w:tc>
          <w:tcPr>
            <w:tcW w:w="1356" w:type="dxa"/>
            <w:tcBorders/>
            <w:shd w:fill="auto" w:val="clear"/>
          </w:tcPr>
          <w:p>
            <w:pPr>
              <w:pStyle w:val="Compact"/>
              <w:spacing w:before="36" w:after="36"/>
              <w:jc w:val="center"/>
              <w:rPr/>
            </w:pPr>
            <w:r>
              <w:rPr/>
              <w:t>Ashley</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Asymcur</w:t>
            </w:r>
          </w:p>
        </w:tc>
        <w:tc>
          <w:tcPr>
            <w:tcW w:w="1196" w:type="dxa"/>
            <w:tcBorders/>
            <w:shd w:fill="auto" w:val="clear"/>
          </w:tcPr>
          <w:p>
            <w:pPr>
              <w:pStyle w:val="Compact"/>
              <w:spacing w:before="36" w:after="36"/>
              <w:jc w:val="center"/>
              <w:rPr/>
            </w:pPr>
            <w:r>
              <w:rPr/>
              <w:t>5132.00</w:t>
            </w:r>
          </w:p>
        </w:tc>
        <w:tc>
          <w:tcPr>
            <w:tcW w:w="701" w:type="dxa"/>
            <w:tcBorders/>
            <w:shd w:fill="auto" w:val="clear"/>
          </w:tcPr>
          <w:p>
            <w:pPr>
              <w:pStyle w:val="Compact"/>
              <w:spacing w:before="36" w:after="36"/>
              <w:jc w:val="center"/>
              <w:rPr/>
            </w:pPr>
            <w:r>
              <w:rPr/>
              <w:t>5.9</w:t>
            </w:r>
          </w:p>
        </w:tc>
        <w:tc>
          <w:tcPr>
            <w:tcW w:w="664" w:type="dxa"/>
            <w:tcBorders/>
            <w:shd w:fill="auto" w:val="clear"/>
          </w:tcPr>
          <w:p>
            <w:pPr>
              <w:pStyle w:val="Compact"/>
              <w:spacing w:before="36" w:after="36"/>
              <w:jc w:val="center"/>
              <w:rPr/>
            </w:pPr>
            <w:r>
              <w:rPr/>
              <w:t>61</w:t>
            </w:r>
          </w:p>
        </w:tc>
        <w:tc>
          <w:tcPr>
            <w:tcW w:w="663" w:type="dxa"/>
            <w:tcBorders/>
            <w:shd w:fill="auto" w:val="clear"/>
          </w:tcPr>
          <w:p>
            <w:pPr>
              <w:pStyle w:val="Compact"/>
              <w:spacing w:before="36" w:after="36"/>
              <w:jc w:val="center"/>
              <w:rPr/>
            </w:pPr>
            <w:r>
              <w:rPr/>
              <w:t>72.8</w:t>
            </w:r>
          </w:p>
        </w:tc>
        <w:tc>
          <w:tcPr>
            <w:tcW w:w="818" w:type="dxa"/>
            <w:tcBorders/>
            <w:shd w:fill="auto" w:val="clear"/>
          </w:tcPr>
          <w:p>
            <w:pPr>
              <w:pStyle w:val="Compact"/>
              <w:spacing w:before="36" w:after="36"/>
              <w:jc w:val="center"/>
              <w:rPr/>
            </w:pPr>
            <w:r>
              <w:rPr/>
              <w:t>5.60</w:t>
            </w:r>
          </w:p>
        </w:tc>
      </w:tr>
      <w:tr>
        <w:trPr/>
        <w:tc>
          <w:tcPr>
            <w:tcW w:w="1356" w:type="dxa"/>
            <w:tcBorders/>
            <w:shd w:fill="auto" w:val="clear"/>
          </w:tcPr>
          <w:p>
            <w:pPr>
              <w:pStyle w:val="Compact"/>
              <w:spacing w:before="36" w:after="36"/>
              <w:jc w:val="center"/>
              <w:rPr/>
            </w:pPr>
            <w:r>
              <w:rPr/>
              <w:t>Chandler</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Anderson</w:t>
            </w:r>
          </w:p>
        </w:tc>
        <w:tc>
          <w:tcPr>
            <w:tcW w:w="1196" w:type="dxa"/>
            <w:tcBorders/>
            <w:shd w:fill="auto" w:val="clear"/>
          </w:tcPr>
          <w:p>
            <w:pPr>
              <w:pStyle w:val="Compact"/>
              <w:spacing w:before="36" w:after="36"/>
              <w:jc w:val="center"/>
              <w:rPr/>
            </w:pPr>
            <w:r>
              <w:rPr/>
              <w:t>10999.00</w:t>
            </w:r>
          </w:p>
        </w:tc>
        <w:tc>
          <w:tcPr>
            <w:tcW w:w="701" w:type="dxa"/>
            <w:tcBorders/>
            <w:shd w:fill="auto" w:val="clear"/>
          </w:tcPr>
          <w:p>
            <w:pPr>
              <w:pStyle w:val="Compact"/>
              <w:spacing w:before="36" w:after="36"/>
              <w:jc w:val="center"/>
              <w:rPr/>
            </w:pPr>
            <w:r>
              <w:rPr/>
              <w:t>4</w:t>
            </w:r>
          </w:p>
        </w:tc>
        <w:tc>
          <w:tcPr>
            <w:tcW w:w="664" w:type="dxa"/>
            <w:tcBorders/>
            <w:shd w:fill="auto" w:val="clear"/>
          </w:tcPr>
          <w:p>
            <w:pPr>
              <w:pStyle w:val="Compact"/>
              <w:spacing w:before="36" w:after="36"/>
              <w:jc w:val="center"/>
              <w:rPr/>
            </w:pPr>
            <w:r>
              <w:rPr/>
              <w:t>25</w:t>
            </w:r>
          </w:p>
        </w:tc>
        <w:tc>
          <w:tcPr>
            <w:tcW w:w="663" w:type="dxa"/>
            <w:tcBorders/>
            <w:shd w:fill="auto" w:val="clear"/>
          </w:tcPr>
          <w:p>
            <w:pPr>
              <w:pStyle w:val="Compact"/>
              <w:spacing w:before="36" w:after="36"/>
              <w:jc w:val="center"/>
              <w:rPr/>
            </w:pPr>
            <w:r>
              <w:rPr/>
              <w:t>36</w:t>
            </w:r>
          </w:p>
        </w:tc>
        <w:tc>
          <w:tcPr>
            <w:tcW w:w="818" w:type="dxa"/>
            <w:tcBorders/>
            <w:shd w:fill="auto" w:val="clear"/>
          </w:tcPr>
          <w:p>
            <w:pPr>
              <w:pStyle w:val="Compact"/>
              <w:spacing w:before="36" w:after="36"/>
              <w:jc w:val="center"/>
              <w:rPr/>
            </w:pPr>
            <w:r>
              <w:rPr/>
              <w:t>7.11</w:t>
            </w:r>
          </w:p>
        </w:tc>
      </w:tr>
      <w:tr>
        <w:trPr/>
        <w:tc>
          <w:tcPr>
            <w:tcW w:w="1356" w:type="dxa"/>
            <w:tcBorders/>
            <w:shd w:fill="auto" w:val="clear"/>
          </w:tcPr>
          <w:p>
            <w:pPr>
              <w:pStyle w:val="Compact"/>
              <w:spacing w:before="36" w:after="36"/>
              <w:jc w:val="center"/>
              <w:rPr/>
            </w:pPr>
            <w:r>
              <w:rPr/>
              <w:t>Chandler</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MinMax</w:t>
            </w:r>
          </w:p>
        </w:tc>
        <w:tc>
          <w:tcPr>
            <w:tcW w:w="1196" w:type="dxa"/>
            <w:tcBorders/>
            <w:shd w:fill="auto" w:val="clear"/>
          </w:tcPr>
          <w:p>
            <w:pPr>
              <w:pStyle w:val="Compact"/>
              <w:spacing w:before="36" w:after="36"/>
              <w:jc w:val="center"/>
              <w:rPr/>
            </w:pPr>
            <w:r>
              <w:rPr/>
              <w:t>229.00</w:t>
            </w:r>
          </w:p>
        </w:tc>
        <w:tc>
          <w:tcPr>
            <w:tcW w:w="701" w:type="dxa"/>
            <w:tcBorders/>
            <w:shd w:fill="auto" w:val="clear"/>
          </w:tcPr>
          <w:p>
            <w:pPr>
              <w:pStyle w:val="Compact"/>
              <w:spacing w:before="36" w:after="36"/>
              <w:jc w:val="center"/>
              <w:rPr/>
            </w:pPr>
            <w:r>
              <w:rPr/>
              <w:t>11</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7.66</w:t>
            </w:r>
          </w:p>
        </w:tc>
      </w:tr>
      <w:tr>
        <w:trPr/>
        <w:tc>
          <w:tcPr>
            <w:tcW w:w="1356" w:type="dxa"/>
            <w:tcBorders/>
            <w:shd w:fill="auto" w:val="clear"/>
          </w:tcPr>
          <w:p>
            <w:pPr>
              <w:pStyle w:val="Compact"/>
              <w:spacing w:before="36" w:after="36"/>
              <w:jc w:val="center"/>
              <w:rPr/>
            </w:pPr>
            <w:r>
              <w:rPr/>
              <w:t>Chandler</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LinearDay</w:t>
            </w:r>
          </w:p>
        </w:tc>
        <w:tc>
          <w:tcPr>
            <w:tcW w:w="1196" w:type="dxa"/>
            <w:tcBorders/>
            <w:shd w:fill="auto" w:val="clear"/>
          </w:tcPr>
          <w:p>
            <w:pPr>
              <w:pStyle w:val="Compact"/>
              <w:spacing w:before="36" w:after="36"/>
              <w:jc w:val="center"/>
              <w:rPr/>
            </w:pPr>
            <w:r>
              <w:rPr/>
              <w:t>255.00</w:t>
            </w:r>
          </w:p>
        </w:tc>
        <w:tc>
          <w:tcPr>
            <w:tcW w:w="701" w:type="dxa"/>
            <w:tcBorders/>
            <w:shd w:fill="auto" w:val="clear"/>
          </w:tcPr>
          <w:p>
            <w:pPr>
              <w:pStyle w:val="Compact"/>
              <w:spacing w:before="36" w:after="36"/>
              <w:jc w:val="center"/>
              <w:rPr/>
            </w:pPr>
            <w:r>
              <w:rPr/>
              <w:t>9.9</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7.42</w:t>
            </w:r>
          </w:p>
        </w:tc>
      </w:tr>
      <w:tr>
        <w:trPr/>
        <w:tc>
          <w:tcPr>
            <w:tcW w:w="1356" w:type="dxa"/>
            <w:tcBorders/>
            <w:shd w:fill="auto" w:val="clear"/>
          </w:tcPr>
          <w:p>
            <w:pPr>
              <w:pStyle w:val="Compact"/>
              <w:spacing w:before="36" w:after="36"/>
              <w:jc w:val="center"/>
              <w:rPr/>
            </w:pPr>
            <w:r>
              <w:rPr/>
              <w:t>Chandler</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LinearHour</w:t>
            </w:r>
          </w:p>
        </w:tc>
        <w:tc>
          <w:tcPr>
            <w:tcW w:w="1196" w:type="dxa"/>
            <w:tcBorders/>
            <w:shd w:fill="auto" w:val="clear"/>
          </w:tcPr>
          <w:p>
            <w:pPr>
              <w:pStyle w:val="Compact"/>
              <w:spacing w:before="36" w:after="36"/>
              <w:jc w:val="center"/>
              <w:rPr/>
            </w:pPr>
            <w:r>
              <w:rPr/>
              <w:t>810.00</w:t>
            </w:r>
          </w:p>
        </w:tc>
        <w:tc>
          <w:tcPr>
            <w:tcW w:w="701" w:type="dxa"/>
            <w:tcBorders/>
            <w:shd w:fill="auto" w:val="clear"/>
          </w:tcPr>
          <w:p>
            <w:pPr>
              <w:pStyle w:val="Compact"/>
              <w:spacing w:before="36" w:after="36"/>
              <w:jc w:val="center"/>
              <w:rPr/>
            </w:pPr>
            <w:r>
              <w:rPr/>
              <w:t>20.1</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7.62</w:t>
            </w:r>
          </w:p>
        </w:tc>
      </w:tr>
      <w:tr>
        <w:trPr/>
        <w:tc>
          <w:tcPr>
            <w:tcW w:w="1356" w:type="dxa"/>
            <w:tcBorders/>
            <w:shd w:fill="auto" w:val="clear"/>
          </w:tcPr>
          <w:p>
            <w:pPr>
              <w:pStyle w:val="Compact"/>
              <w:spacing w:before="36" w:after="36"/>
              <w:jc w:val="center"/>
              <w:rPr/>
            </w:pPr>
            <w:r>
              <w:rPr/>
              <w:t>Chandler</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Plateau</w:t>
            </w:r>
          </w:p>
        </w:tc>
        <w:tc>
          <w:tcPr>
            <w:tcW w:w="1196" w:type="dxa"/>
            <w:tcBorders/>
            <w:shd w:fill="auto" w:val="clear"/>
          </w:tcPr>
          <w:p>
            <w:pPr>
              <w:pStyle w:val="Compact"/>
              <w:spacing w:before="36" w:after="36"/>
              <w:jc w:val="center"/>
              <w:rPr/>
            </w:pPr>
            <w:r>
              <w:rPr/>
              <w:t>820.00</w:t>
            </w:r>
          </w:p>
        </w:tc>
        <w:tc>
          <w:tcPr>
            <w:tcW w:w="701" w:type="dxa"/>
            <w:tcBorders/>
            <w:shd w:fill="auto" w:val="clear"/>
          </w:tcPr>
          <w:p>
            <w:pPr>
              <w:pStyle w:val="Compact"/>
              <w:spacing w:before="36" w:after="36"/>
              <w:jc w:val="center"/>
              <w:rPr/>
            </w:pPr>
            <w:r>
              <w:rPr/>
              <w:t>20</w:t>
            </w:r>
          </w:p>
        </w:tc>
        <w:tc>
          <w:tcPr>
            <w:tcW w:w="664" w:type="dxa"/>
            <w:tcBorders/>
            <w:shd w:fill="auto" w:val="clear"/>
          </w:tcPr>
          <w:p>
            <w:pPr>
              <w:pStyle w:val="Compact"/>
              <w:spacing w:before="36" w:after="36"/>
              <w:jc w:val="center"/>
              <w:rPr/>
            </w:pPr>
            <w:r>
              <w:rPr/>
              <w:t>32.3</w:t>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7.75</w:t>
            </w:r>
          </w:p>
        </w:tc>
      </w:tr>
      <w:tr>
        <w:trPr/>
        <w:tc>
          <w:tcPr>
            <w:tcW w:w="1356" w:type="dxa"/>
            <w:tcBorders/>
            <w:shd w:fill="auto" w:val="clear"/>
          </w:tcPr>
          <w:p>
            <w:pPr>
              <w:pStyle w:val="Compact"/>
              <w:spacing w:before="36" w:after="36"/>
              <w:jc w:val="center"/>
              <w:rPr/>
            </w:pPr>
            <w:r>
              <w:rPr/>
              <w:t>Chandler</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Triangle</w:t>
            </w:r>
          </w:p>
        </w:tc>
        <w:tc>
          <w:tcPr>
            <w:tcW w:w="1196" w:type="dxa"/>
            <w:tcBorders/>
            <w:shd w:fill="auto" w:val="clear"/>
          </w:tcPr>
          <w:p>
            <w:pPr>
              <w:pStyle w:val="Compact"/>
              <w:spacing w:before="36" w:after="36"/>
              <w:jc w:val="center"/>
              <w:rPr/>
            </w:pPr>
            <w:r>
              <w:rPr/>
              <w:t>1827.00</w:t>
            </w:r>
          </w:p>
        </w:tc>
        <w:tc>
          <w:tcPr>
            <w:tcW w:w="701" w:type="dxa"/>
            <w:tcBorders/>
            <w:shd w:fill="auto" w:val="clear"/>
          </w:tcPr>
          <w:p>
            <w:pPr>
              <w:pStyle w:val="Compact"/>
              <w:spacing w:before="36" w:after="36"/>
              <w:jc w:val="center"/>
              <w:rPr/>
            </w:pPr>
            <w:r>
              <w:rPr/>
              <w:t>16.6</w:t>
            </w:r>
          </w:p>
        </w:tc>
        <w:tc>
          <w:tcPr>
            <w:tcW w:w="664" w:type="dxa"/>
            <w:tcBorders/>
            <w:shd w:fill="auto" w:val="clear"/>
          </w:tcPr>
          <w:p>
            <w:pPr>
              <w:pStyle w:val="Compact"/>
              <w:spacing w:before="36" w:after="36"/>
              <w:jc w:val="center"/>
              <w:rPr/>
            </w:pPr>
            <w:r>
              <w:rPr/>
              <w:t>25.5</w:t>
            </w:r>
          </w:p>
        </w:tc>
        <w:tc>
          <w:tcPr>
            <w:tcW w:w="663" w:type="dxa"/>
            <w:tcBorders/>
            <w:shd w:fill="auto" w:val="clear"/>
          </w:tcPr>
          <w:p>
            <w:pPr>
              <w:pStyle w:val="Compact"/>
              <w:spacing w:before="36" w:after="36"/>
              <w:jc w:val="center"/>
              <w:rPr/>
            </w:pPr>
            <w:r>
              <w:rPr/>
              <w:t>27.7</w:t>
            </w:r>
          </w:p>
        </w:tc>
        <w:tc>
          <w:tcPr>
            <w:tcW w:w="818" w:type="dxa"/>
            <w:tcBorders/>
            <w:shd w:fill="auto" w:val="clear"/>
          </w:tcPr>
          <w:p>
            <w:pPr>
              <w:pStyle w:val="Compact"/>
              <w:spacing w:before="36" w:after="36"/>
              <w:jc w:val="center"/>
              <w:rPr/>
            </w:pPr>
            <w:r>
              <w:rPr/>
              <w:t>8.87</w:t>
            </w:r>
          </w:p>
        </w:tc>
      </w:tr>
      <w:tr>
        <w:trPr/>
        <w:tc>
          <w:tcPr>
            <w:tcW w:w="1356" w:type="dxa"/>
            <w:tcBorders/>
            <w:shd w:fill="auto" w:val="clear"/>
          </w:tcPr>
          <w:p>
            <w:pPr>
              <w:pStyle w:val="Compact"/>
              <w:spacing w:before="36" w:after="36"/>
              <w:jc w:val="center"/>
              <w:rPr/>
            </w:pPr>
            <w:r>
              <w:rPr/>
              <w:t>Chandler</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Asymcur</w:t>
            </w:r>
          </w:p>
        </w:tc>
        <w:tc>
          <w:tcPr>
            <w:tcW w:w="1196" w:type="dxa"/>
            <w:tcBorders/>
            <w:shd w:fill="auto" w:val="clear"/>
          </w:tcPr>
          <w:p>
            <w:pPr>
              <w:pStyle w:val="Compact"/>
              <w:spacing w:before="36" w:after="36"/>
              <w:jc w:val="center"/>
              <w:rPr/>
            </w:pPr>
            <w:r>
              <w:rPr/>
              <w:t>2982.00</w:t>
            </w:r>
          </w:p>
        </w:tc>
        <w:tc>
          <w:tcPr>
            <w:tcW w:w="701" w:type="dxa"/>
            <w:tcBorders/>
            <w:shd w:fill="auto" w:val="clear"/>
          </w:tcPr>
          <w:p>
            <w:pPr>
              <w:pStyle w:val="Compact"/>
              <w:spacing w:before="36" w:after="36"/>
              <w:jc w:val="center"/>
              <w:rPr/>
            </w:pPr>
            <w:r>
              <w:rPr/>
              <w:t>20</w:t>
            </w:r>
          </w:p>
        </w:tc>
        <w:tc>
          <w:tcPr>
            <w:tcW w:w="664" w:type="dxa"/>
            <w:tcBorders/>
            <w:shd w:fill="auto" w:val="clear"/>
          </w:tcPr>
          <w:p>
            <w:pPr>
              <w:pStyle w:val="Compact"/>
              <w:spacing w:before="36" w:after="36"/>
              <w:jc w:val="center"/>
              <w:rPr/>
            </w:pPr>
            <w:r>
              <w:rPr/>
              <w:t>24.8</w:t>
            </w:r>
          </w:p>
        </w:tc>
        <w:tc>
          <w:tcPr>
            <w:tcW w:w="663" w:type="dxa"/>
            <w:tcBorders/>
            <w:shd w:fill="auto" w:val="clear"/>
          </w:tcPr>
          <w:p>
            <w:pPr>
              <w:pStyle w:val="Compact"/>
              <w:spacing w:before="36" w:after="36"/>
              <w:jc w:val="center"/>
              <w:rPr/>
            </w:pPr>
            <w:r>
              <w:rPr/>
              <w:t>30.5</w:t>
            </w:r>
          </w:p>
        </w:tc>
        <w:tc>
          <w:tcPr>
            <w:tcW w:w="818" w:type="dxa"/>
            <w:tcBorders/>
            <w:shd w:fill="auto" w:val="clear"/>
          </w:tcPr>
          <w:p>
            <w:pPr>
              <w:pStyle w:val="Compact"/>
              <w:spacing w:before="36" w:after="36"/>
              <w:jc w:val="center"/>
              <w:rPr/>
            </w:pPr>
            <w:r>
              <w:rPr/>
              <w:t>8.69</w:t>
            </w:r>
          </w:p>
        </w:tc>
      </w:tr>
      <w:tr>
        <w:trPr/>
        <w:tc>
          <w:tcPr>
            <w:tcW w:w="1356" w:type="dxa"/>
            <w:tcBorders/>
            <w:shd w:fill="auto" w:val="clear"/>
          </w:tcPr>
          <w:p>
            <w:pPr>
              <w:pStyle w:val="Compact"/>
              <w:spacing w:before="36" w:after="36"/>
              <w:jc w:val="center"/>
              <w:rPr/>
            </w:pPr>
            <w:r>
              <w:rPr/>
              <w:t>Chico</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Anderson</w:t>
            </w:r>
          </w:p>
        </w:tc>
        <w:tc>
          <w:tcPr>
            <w:tcW w:w="1196" w:type="dxa"/>
            <w:tcBorders/>
            <w:shd w:fill="auto" w:val="clear"/>
          </w:tcPr>
          <w:p>
            <w:pPr>
              <w:pStyle w:val="Compact"/>
              <w:spacing w:before="36" w:after="36"/>
              <w:jc w:val="center"/>
              <w:rPr/>
            </w:pPr>
            <w:r>
              <w:rPr/>
              <w:t>11449.00</w:t>
            </w:r>
          </w:p>
        </w:tc>
        <w:tc>
          <w:tcPr>
            <w:tcW w:w="701" w:type="dxa"/>
            <w:tcBorders/>
            <w:shd w:fill="auto" w:val="clear"/>
          </w:tcPr>
          <w:p>
            <w:pPr>
              <w:pStyle w:val="Compact"/>
              <w:spacing w:before="36" w:after="36"/>
              <w:jc w:val="center"/>
              <w:rPr/>
            </w:pPr>
            <w:r>
              <w:rPr/>
              <w:t>4</w:t>
            </w:r>
          </w:p>
        </w:tc>
        <w:tc>
          <w:tcPr>
            <w:tcW w:w="664" w:type="dxa"/>
            <w:tcBorders/>
            <w:shd w:fill="auto" w:val="clear"/>
          </w:tcPr>
          <w:p>
            <w:pPr>
              <w:pStyle w:val="Compact"/>
              <w:spacing w:before="36" w:after="36"/>
              <w:jc w:val="center"/>
              <w:rPr/>
            </w:pPr>
            <w:r>
              <w:rPr/>
              <w:t>25</w:t>
            </w:r>
          </w:p>
        </w:tc>
        <w:tc>
          <w:tcPr>
            <w:tcW w:w="663" w:type="dxa"/>
            <w:tcBorders/>
            <w:shd w:fill="auto" w:val="clear"/>
          </w:tcPr>
          <w:p>
            <w:pPr>
              <w:pStyle w:val="Compact"/>
              <w:spacing w:before="36" w:after="36"/>
              <w:jc w:val="center"/>
              <w:rPr/>
            </w:pPr>
            <w:r>
              <w:rPr/>
              <w:t>36</w:t>
            </w:r>
          </w:p>
        </w:tc>
        <w:tc>
          <w:tcPr>
            <w:tcW w:w="818" w:type="dxa"/>
            <w:tcBorders/>
            <w:shd w:fill="auto" w:val="clear"/>
          </w:tcPr>
          <w:p>
            <w:pPr>
              <w:pStyle w:val="Compact"/>
              <w:spacing w:before="36" w:after="36"/>
              <w:jc w:val="center"/>
              <w:rPr/>
            </w:pPr>
            <w:r>
              <w:rPr/>
              <w:t>5.75</w:t>
            </w:r>
          </w:p>
        </w:tc>
      </w:tr>
      <w:tr>
        <w:trPr/>
        <w:tc>
          <w:tcPr>
            <w:tcW w:w="1356" w:type="dxa"/>
            <w:tcBorders/>
            <w:shd w:fill="auto" w:val="clear"/>
          </w:tcPr>
          <w:p>
            <w:pPr>
              <w:pStyle w:val="Compact"/>
              <w:spacing w:before="36" w:after="36"/>
              <w:jc w:val="center"/>
              <w:rPr/>
            </w:pPr>
            <w:r>
              <w:rPr/>
              <w:t>Chico</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MinMax</w:t>
            </w:r>
          </w:p>
        </w:tc>
        <w:tc>
          <w:tcPr>
            <w:tcW w:w="1196" w:type="dxa"/>
            <w:tcBorders/>
            <w:shd w:fill="auto" w:val="clear"/>
          </w:tcPr>
          <w:p>
            <w:pPr>
              <w:pStyle w:val="Compact"/>
              <w:spacing w:before="36" w:after="36"/>
              <w:jc w:val="center"/>
              <w:rPr/>
            </w:pPr>
            <w:r>
              <w:rPr/>
              <w:t>155.00</w:t>
            </w:r>
          </w:p>
        </w:tc>
        <w:tc>
          <w:tcPr>
            <w:tcW w:w="701" w:type="dxa"/>
            <w:tcBorders/>
            <w:shd w:fill="auto" w:val="clear"/>
          </w:tcPr>
          <w:p>
            <w:pPr>
              <w:pStyle w:val="Compact"/>
              <w:spacing w:before="36" w:after="36"/>
              <w:jc w:val="center"/>
              <w:rPr/>
            </w:pPr>
            <w:r>
              <w:rPr/>
              <w:t>12.8</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5.29</w:t>
            </w:r>
          </w:p>
        </w:tc>
      </w:tr>
      <w:tr>
        <w:trPr/>
        <w:tc>
          <w:tcPr>
            <w:tcW w:w="1356" w:type="dxa"/>
            <w:tcBorders/>
            <w:shd w:fill="auto" w:val="clear"/>
          </w:tcPr>
          <w:p>
            <w:pPr>
              <w:pStyle w:val="Compact"/>
              <w:spacing w:before="36" w:after="36"/>
              <w:jc w:val="center"/>
              <w:rPr/>
            </w:pPr>
            <w:r>
              <w:rPr/>
              <w:t>Chico</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LinearDay</w:t>
            </w:r>
          </w:p>
        </w:tc>
        <w:tc>
          <w:tcPr>
            <w:tcW w:w="1196" w:type="dxa"/>
            <w:tcBorders/>
            <w:shd w:fill="auto" w:val="clear"/>
          </w:tcPr>
          <w:p>
            <w:pPr>
              <w:pStyle w:val="Compact"/>
              <w:spacing w:before="36" w:after="36"/>
              <w:jc w:val="center"/>
              <w:rPr/>
            </w:pPr>
            <w:r>
              <w:rPr/>
              <w:t>222.00</w:t>
            </w:r>
          </w:p>
        </w:tc>
        <w:tc>
          <w:tcPr>
            <w:tcW w:w="701" w:type="dxa"/>
            <w:tcBorders/>
            <w:shd w:fill="auto" w:val="clear"/>
          </w:tcPr>
          <w:p>
            <w:pPr>
              <w:pStyle w:val="Compact"/>
              <w:spacing w:before="36" w:after="36"/>
              <w:jc w:val="center"/>
              <w:rPr/>
            </w:pPr>
            <w:r>
              <w:rPr/>
              <w:t>9.8</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5.38</w:t>
            </w:r>
          </w:p>
        </w:tc>
      </w:tr>
      <w:tr>
        <w:trPr/>
        <w:tc>
          <w:tcPr>
            <w:tcW w:w="1356" w:type="dxa"/>
            <w:tcBorders/>
            <w:shd w:fill="auto" w:val="clear"/>
          </w:tcPr>
          <w:p>
            <w:pPr>
              <w:pStyle w:val="Compact"/>
              <w:spacing w:before="36" w:after="36"/>
              <w:jc w:val="center"/>
              <w:rPr/>
            </w:pPr>
            <w:r>
              <w:rPr/>
              <w:t>Chico</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LinearHour</w:t>
            </w:r>
          </w:p>
        </w:tc>
        <w:tc>
          <w:tcPr>
            <w:tcW w:w="1196" w:type="dxa"/>
            <w:tcBorders/>
            <w:shd w:fill="auto" w:val="clear"/>
          </w:tcPr>
          <w:p>
            <w:pPr>
              <w:pStyle w:val="Compact"/>
              <w:spacing w:before="36" w:after="36"/>
              <w:jc w:val="center"/>
              <w:rPr/>
            </w:pPr>
            <w:r>
              <w:rPr/>
              <w:t>3506.00</w:t>
            </w:r>
          </w:p>
        </w:tc>
        <w:tc>
          <w:tcPr>
            <w:tcW w:w="701" w:type="dxa"/>
            <w:tcBorders/>
            <w:shd w:fill="auto" w:val="clear"/>
          </w:tcPr>
          <w:p>
            <w:pPr>
              <w:pStyle w:val="Compact"/>
              <w:spacing w:before="36" w:after="36"/>
              <w:jc w:val="center"/>
              <w:rPr/>
            </w:pPr>
            <w:r>
              <w:rPr/>
              <w:t>13.3</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4.85</w:t>
            </w:r>
          </w:p>
        </w:tc>
      </w:tr>
      <w:tr>
        <w:trPr/>
        <w:tc>
          <w:tcPr>
            <w:tcW w:w="1356" w:type="dxa"/>
            <w:tcBorders/>
            <w:shd w:fill="auto" w:val="clear"/>
          </w:tcPr>
          <w:p>
            <w:pPr>
              <w:pStyle w:val="Compact"/>
              <w:spacing w:before="36" w:after="36"/>
              <w:jc w:val="center"/>
              <w:rPr/>
            </w:pPr>
            <w:r>
              <w:rPr/>
              <w:t>Chico</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Plateau</w:t>
            </w:r>
          </w:p>
        </w:tc>
        <w:tc>
          <w:tcPr>
            <w:tcW w:w="1196" w:type="dxa"/>
            <w:tcBorders/>
            <w:shd w:fill="auto" w:val="clear"/>
          </w:tcPr>
          <w:p>
            <w:pPr>
              <w:pStyle w:val="Compact"/>
              <w:spacing w:before="36" w:after="36"/>
              <w:jc w:val="center"/>
              <w:rPr/>
            </w:pPr>
            <w:r>
              <w:rPr/>
              <w:t>3879.00</w:t>
            </w:r>
          </w:p>
        </w:tc>
        <w:tc>
          <w:tcPr>
            <w:tcW w:w="701" w:type="dxa"/>
            <w:tcBorders/>
            <w:shd w:fill="auto" w:val="clear"/>
          </w:tcPr>
          <w:p>
            <w:pPr>
              <w:pStyle w:val="Compact"/>
              <w:spacing w:before="36" w:after="36"/>
              <w:jc w:val="center"/>
              <w:rPr/>
            </w:pPr>
            <w:r>
              <w:rPr/>
              <w:t>12.3</w:t>
            </w:r>
          </w:p>
        </w:tc>
        <w:tc>
          <w:tcPr>
            <w:tcW w:w="664" w:type="dxa"/>
            <w:tcBorders/>
            <w:shd w:fill="auto" w:val="clear"/>
          </w:tcPr>
          <w:p>
            <w:pPr>
              <w:pStyle w:val="Compact"/>
              <w:spacing w:before="36" w:after="36"/>
              <w:jc w:val="center"/>
              <w:rPr/>
            </w:pPr>
            <w:r>
              <w:rPr/>
              <w:t>35.1</w:t>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4.90</w:t>
            </w:r>
          </w:p>
        </w:tc>
      </w:tr>
      <w:tr>
        <w:trPr/>
        <w:tc>
          <w:tcPr>
            <w:tcW w:w="1356" w:type="dxa"/>
            <w:tcBorders/>
            <w:shd w:fill="auto" w:val="clear"/>
          </w:tcPr>
          <w:p>
            <w:pPr>
              <w:pStyle w:val="Compact"/>
              <w:spacing w:before="36" w:after="36"/>
              <w:jc w:val="center"/>
              <w:rPr/>
            </w:pPr>
            <w:r>
              <w:rPr/>
              <w:t>Chico</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Triangle</w:t>
            </w:r>
          </w:p>
        </w:tc>
        <w:tc>
          <w:tcPr>
            <w:tcW w:w="1196" w:type="dxa"/>
            <w:tcBorders/>
            <w:shd w:fill="auto" w:val="clear"/>
          </w:tcPr>
          <w:p>
            <w:pPr>
              <w:pStyle w:val="Compact"/>
              <w:spacing w:before="36" w:after="36"/>
              <w:jc w:val="center"/>
              <w:rPr/>
            </w:pPr>
            <w:r>
              <w:rPr/>
              <w:t>3876.00</w:t>
            </w:r>
          </w:p>
        </w:tc>
        <w:tc>
          <w:tcPr>
            <w:tcW w:w="701" w:type="dxa"/>
            <w:tcBorders/>
            <w:shd w:fill="auto" w:val="clear"/>
          </w:tcPr>
          <w:p>
            <w:pPr>
              <w:pStyle w:val="Compact"/>
              <w:spacing w:before="36" w:after="36"/>
              <w:jc w:val="center"/>
              <w:rPr/>
            </w:pPr>
            <w:r>
              <w:rPr/>
              <w:t>12.3</w:t>
            </w:r>
          </w:p>
        </w:tc>
        <w:tc>
          <w:tcPr>
            <w:tcW w:w="664" w:type="dxa"/>
            <w:tcBorders/>
            <w:shd w:fill="auto" w:val="clear"/>
          </w:tcPr>
          <w:p>
            <w:pPr>
              <w:pStyle w:val="Compact"/>
              <w:spacing w:before="36" w:after="36"/>
              <w:jc w:val="center"/>
              <w:rPr/>
            </w:pPr>
            <w:r>
              <w:rPr/>
              <w:t>65.1</w:t>
            </w:r>
          </w:p>
        </w:tc>
        <w:tc>
          <w:tcPr>
            <w:tcW w:w="663" w:type="dxa"/>
            <w:tcBorders/>
            <w:shd w:fill="auto" w:val="clear"/>
          </w:tcPr>
          <w:p>
            <w:pPr>
              <w:pStyle w:val="Compact"/>
              <w:spacing w:before="36" w:after="36"/>
              <w:jc w:val="center"/>
              <w:rPr/>
            </w:pPr>
            <w:r>
              <w:rPr/>
              <w:t>88</w:t>
            </w:r>
          </w:p>
        </w:tc>
        <w:tc>
          <w:tcPr>
            <w:tcW w:w="818" w:type="dxa"/>
            <w:tcBorders/>
            <w:shd w:fill="auto" w:val="clear"/>
          </w:tcPr>
          <w:p>
            <w:pPr>
              <w:pStyle w:val="Compact"/>
              <w:spacing w:before="36" w:after="36"/>
              <w:jc w:val="center"/>
              <w:rPr/>
            </w:pPr>
            <w:r>
              <w:rPr/>
              <w:t>4.94</w:t>
            </w:r>
          </w:p>
        </w:tc>
      </w:tr>
      <w:tr>
        <w:trPr/>
        <w:tc>
          <w:tcPr>
            <w:tcW w:w="1356" w:type="dxa"/>
            <w:tcBorders/>
            <w:shd w:fill="auto" w:val="clear"/>
          </w:tcPr>
          <w:p>
            <w:pPr>
              <w:pStyle w:val="Compact"/>
              <w:spacing w:before="36" w:after="36"/>
              <w:jc w:val="center"/>
              <w:rPr/>
            </w:pPr>
            <w:r>
              <w:rPr/>
              <w:t>Chico</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Asymcur</w:t>
            </w:r>
          </w:p>
        </w:tc>
        <w:tc>
          <w:tcPr>
            <w:tcW w:w="1196" w:type="dxa"/>
            <w:tcBorders/>
            <w:shd w:fill="auto" w:val="clear"/>
          </w:tcPr>
          <w:p>
            <w:pPr>
              <w:pStyle w:val="Compact"/>
              <w:spacing w:before="36" w:after="36"/>
              <w:jc w:val="center"/>
              <w:rPr/>
            </w:pPr>
            <w:r>
              <w:rPr/>
              <w:t>5098.00</w:t>
            </w:r>
          </w:p>
        </w:tc>
        <w:tc>
          <w:tcPr>
            <w:tcW w:w="701" w:type="dxa"/>
            <w:tcBorders/>
            <w:shd w:fill="auto" w:val="clear"/>
          </w:tcPr>
          <w:p>
            <w:pPr>
              <w:pStyle w:val="Compact"/>
              <w:spacing w:before="36" w:after="36"/>
              <w:jc w:val="center"/>
              <w:rPr/>
            </w:pPr>
            <w:r>
              <w:rPr/>
              <w:t>7</w:t>
            </w:r>
          </w:p>
        </w:tc>
        <w:tc>
          <w:tcPr>
            <w:tcW w:w="664" w:type="dxa"/>
            <w:tcBorders/>
            <w:shd w:fill="auto" w:val="clear"/>
          </w:tcPr>
          <w:p>
            <w:pPr>
              <w:pStyle w:val="Compact"/>
              <w:spacing w:before="36" w:after="36"/>
              <w:jc w:val="center"/>
              <w:rPr/>
            </w:pPr>
            <w:r>
              <w:rPr/>
              <w:t>50.7</w:t>
            </w:r>
          </w:p>
        </w:tc>
        <w:tc>
          <w:tcPr>
            <w:tcW w:w="663" w:type="dxa"/>
            <w:tcBorders/>
            <w:shd w:fill="auto" w:val="clear"/>
          </w:tcPr>
          <w:p>
            <w:pPr>
              <w:pStyle w:val="Compact"/>
              <w:spacing w:before="36" w:after="36"/>
              <w:jc w:val="center"/>
              <w:rPr/>
            </w:pPr>
            <w:r>
              <w:rPr/>
              <w:t>66.5</w:t>
            </w:r>
          </w:p>
        </w:tc>
        <w:tc>
          <w:tcPr>
            <w:tcW w:w="818" w:type="dxa"/>
            <w:tcBorders/>
            <w:shd w:fill="auto" w:val="clear"/>
          </w:tcPr>
          <w:p>
            <w:pPr>
              <w:pStyle w:val="Compact"/>
              <w:spacing w:before="36" w:after="36"/>
              <w:jc w:val="center"/>
              <w:rPr/>
            </w:pPr>
            <w:r>
              <w:rPr/>
              <w:t>5.00</w:t>
            </w:r>
          </w:p>
        </w:tc>
      </w:tr>
      <w:tr>
        <w:trPr/>
        <w:tc>
          <w:tcPr>
            <w:tcW w:w="1356" w:type="dxa"/>
            <w:tcBorders/>
            <w:shd w:fill="auto" w:val="clear"/>
          </w:tcPr>
          <w:p>
            <w:pPr>
              <w:pStyle w:val="Compact"/>
              <w:spacing w:before="36" w:after="36"/>
              <w:jc w:val="center"/>
              <w:rPr/>
            </w:pPr>
            <w:r>
              <w:rPr/>
              <w:t>Franquette</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Anderson</w:t>
            </w:r>
          </w:p>
        </w:tc>
        <w:tc>
          <w:tcPr>
            <w:tcW w:w="1196" w:type="dxa"/>
            <w:tcBorders/>
            <w:shd w:fill="auto" w:val="clear"/>
          </w:tcPr>
          <w:p>
            <w:pPr>
              <w:pStyle w:val="Compact"/>
              <w:spacing w:before="36" w:after="36"/>
              <w:jc w:val="center"/>
              <w:rPr/>
            </w:pPr>
            <w:r>
              <w:rPr/>
              <w:t>12637.00</w:t>
            </w:r>
          </w:p>
        </w:tc>
        <w:tc>
          <w:tcPr>
            <w:tcW w:w="701" w:type="dxa"/>
            <w:tcBorders/>
            <w:shd w:fill="auto" w:val="clear"/>
          </w:tcPr>
          <w:p>
            <w:pPr>
              <w:pStyle w:val="Compact"/>
              <w:spacing w:before="36" w:after="36"/>
              <w:jc w:val="center"/>
              <w:rPr/>
            </w:pPr>
            <w:r>
              <w:rPr/>
              <w:t>4</w:t>
            </w:r>
          </w:p>
        </w:tc>
        <w:tc>
          <w:tcPr>
            <w:tcW w:w="664" w:type="dxa"/>
            <w:tcBorders/>
            <w:shd w:fill="auto" w:val="clear"/>
          </w:tcPr>
          <w:p>
            <w:pPr>
              <w:pStyle w:val="Compact"/>
              <w:spacing w:before="36" w:after="36"/>
              <w:jc w:val="center"/>
              <w:rPr/>
            </w:pPr>
            <w:r>
              <w:rPr/>
              <w:t>25</w:t>
            </w:r>
          </w:p>
        </w:tc>
        <w:tc>
          <w:tcPr>
            <w:tcW w:w="663" w:type="dxa"/>
            <w:tcBorders/>
            <w:shd w:fill="auto" w:val="clear"/>
          </w:tcPr>
          <w:p>
            <w:pPr>
              <w:pStyle w:val="Compact"/>
              <w:spacing w:before="36" w:after="36"/>
              <w:jc w:val="center"/>
              <w:rPr/>
            </w:pPr>
            <w:r>
              <w:rPr/>
              <w:t>36</w:t>
            </w:r>
          </w:p>
        </w:tc>
        <w:tc>
          <w:tcPr>
            <w:tcW w:w="818" w:type="dxa"/>
            <w:tcBorders/>
            <w:shd w:fill="auto" w:val="clear"/>
          </w:tcPr>
          <w:p>
            <w:pPr>
              <w:pStyle w:val="Compact"/>
              <w:spacing w:before="36" w:after="36"/>
              <w:jc w:val="center"/>
              <w:rPr/>
            </w:pPr>
            <w:r>
              <w:rPr/>
              <w:t>5.13</w:t>
            </w:r>
          </w:p>
        </w:tc>
      </w:tr>
      <w:tr>
        <w:trPr/>
        <w:tc>
          <w:tcPr>
            <w:tcW w:w="1356" w:type="dxa"/>
            <w:tcBorders/>
            <w:shd w:fill="auto" w:val="clear"/>
          </w:tcPr>
          <w:p>
            <w:pPr>
              <w:pStyle w:val="Compact"/>
              <w:spacing w:before="36" w:after="36"/>
              <w:jc w:val="center"/>
              <w:rPr/>
            </w:pPr>
            <w:r>
              <w:rPr/>
              <w:t>Franquette</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MinMax</w:t>
            </w:r>
          </w:p>
        </w:tc>
        <w:tc>
          <w:tcPr>
            <w:tcW w:w="1196" w:type="dxa"/>
            <w:tcBorders/>
            <w:shd w:fill="auto" w:val="clear"/>
          </w:tcPr>
          <w:p>
            <w:pPr>
              <w:pStyle w:val="Compact"/>
              <w:spacing w:before="36" w:after="36"/>
              <w:jc w:val="center"/>
              <w:rPr/>
            </w:pPr>
            <w:r>
              <w:rPr/>
              <w:t>48.00</w:t>
            </w:r>
          </w:p>
        </w:tc>
        <w:tc>
          <w:tcPr>
            <w:tcW w:w="701" w:type="dxa"/>
            <w:tcBorders/>
            <w:shd w:fill="auto" w:val="clear"/>
          </w:tcPr>
          <w:p>
            <w:pPr>
              <w:pStyle w:val="Compact"/>
              <w:spacing w:before="36" w:after="36"/>
              <w:jc w:val="center"/>
              <w:rPr/>
            </w:pPr>
            <w:r>
              <w:rPr/>
              <w:t>16.9</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5.66</w:t>
            </w:r>
          </w:p>
        </w:tc>
      </w:tr>
      <w:tr>
        <w:trPr/>
        <w:tc>
          <w:tcPr>
            <w:tcW w:w="1356" w:type="dxa"/>
            <w:tcBorders/>
            <w:shd w:fill="auto" w:val="clear"/>
          </w:tcPr>
          <w:p>
            <w:pPr>
              <w:pStyle w:val="Compact"/>
              <w:spacing w:before="36" w:after="36"/>
              <w:jc w:val="center"/>
              <w:rPr/>
            </w:pPr>
            <w:r>
              <w:rPr/>
              <w:t>Franquette</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LinearDay</w:t>
            </w:r>
          </w:p>
        </w:tc>
        <w:tc>
          <w:tcPr>
            <w:tcW w:w="1196" w:type="dxa"/>
            <w:tcBorders/>
            <w:shd w:fill="auto" w:val="clear"/>
          </w:tcPr>
          <w:p>
            <w:pPr>
              <w:pStyle w:val="Compact"/>
              <w:spacing w:before="36" w:after="36"/>
              <w:jc w:val="center"/>
              <w:rPr/>
            </w:pPr>
            <w:r>
              <w:rPr/>
              <w:t>102.00</w:t>
            </w:r>
          </w:p>
        </w:tc>
        <w:tc>
          <w:tcPr>
            <w:tcW w:w="701" w:type="dxa"/>
            <w:tcBorders/>
            <w:shd w:fill="auto" w:val="clear"/>
          </w:tcPr>
          <w:p>
            <w:pPr>
              <w:pStyle w:val="Compact"/>
              <w:spacing w:before="36" w:after="36"/>
              <w:jc w:val="center"/>
              <w:rPr/>
            </w:pPr>
            <w:r>
              <w:rPr/>
              <w:t>12.5</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5.43</w:t>
            </w:r>
          </w:p>
        </w:tc>
      </w:tr>
      <w:tr>
        <w:trPr/>
        <w:tc>
          <w:tcPr>
            <w:tcW w:w="1356" w:type="dxa"/>
            <w:tcBorders/>
            <w:shd w:fill="auto" w:val="clear"/>
          </w:tcPr>
          <w:p>
            <w:pPr>
              <w:pStyle w:val="Compact"/>
              <w:spacing w:before="36" w:after="36"/>
              <w:jc w:val="center"/>
              <w:rPr/>
            </w:pPr>
            <w:r>
              <w:rPr/>
              <w:t>Franquette</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LinearHour</w:t>
            </w:r>
          </w:p>
        </w:tc>
        <w:tc>
          <w:tcPr>
            <w:tcW w:w="1196" w:type="dxa"/>
            <w:tcBorders/>
            <w:shd w:fill="auto" w:val="clear"/>
          </w:tcPr>
          <w:p>
            <w:pPr>
              <w:pStyle w:val="Compact"/>
              <w:spacing w:before="36" w:after="36"/>
              <w:jc w:val="center"/>
              <w:rPr/>
            </w:pPr>
            <w:r>
              <w:rPr/>
              <w:t>1579.00</w:t>
            </w:r>
          </w:p>
        </w:tc>
        <w:tc>
          <w:tcPr>
            <w:tcW w:w="701" w:type="dxa"/>
            <w:tcBorders/>
            <w:shd w:fill="auto" w:val="clear"/>
          </w:tcPr>
          <w:p>
            <w:pPr>
              <w:pStyle w:val="Compact"/>
              <w:spacing w:before="36" w:after="36"/>
              <w:jc w:val="center"/>
              <w:rPr/>
            </w:pPr>
            <w:r>
              <w:rPr/>
              <w:t>15.6</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5.48</w:t>
            </w:r>
          </w:p>
        </w:tc>
      </w:tr>
      <w:tr>
        <w:trPr/>
        <w:tc>
          <w:tcPr>
            <w:tcW w:w="1356" w:type="dxa"/>
            <w:tcBorders/>
            <w:shd w:fill="auto" w:val="clear"/>
          </w:tcPr>
          <w:p>
            <w:pPr>
              <w:pStyle w:val="Compact"/>
              <w:spacing w:before="36" w:after="36"/>
              <w:jc w:val="center"/>
              <w:rPr/>
            </w:pPr>
            <w:r>
              <w:rPr/>
              <w:t>Franquette</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Plateau</w:t>
            </w:r>
          </w:p>
        </w:tc>
        <w:tc>
          <w:tcPr>
            <w:tcW w:w="1196" w:type="dxa"/>
            <w:tcBorders/>
            <w:shd w:fill="auto" w:val="clear"/>
          </w:tcPr>
          <w:p>
            <w:pPr>
              <w:pStyle w:val="Compact"/>
              <w:spacing w:before="36" w:after="36"/>
              <w:jc w:val="center"/>
              <w:rPr/>
            </w:pPr>
            <w:r>
              <w:rPr/>
              <w:t>1149.00</w:t>
            </w:r>
          </w:p>
        </w:tc>
        <w:tc>
          <w:tcPr>
            <w:tcW w:w="701" w:type="dxa"/>
            <w:tcBorders/>
            <w:shd w:fill="auto" w:val="clear"/>
          </w:tcPr>
          <w:p>
            <w:pPr>
              <w:pStyle w:val="Compact"/>
              <w:spacing w:before="36" w:after="36"/>
              <w:jc w:val="center"/>
              <w:rPr/>
            </w:pPr>
            <w:r>
              <w:rPr/>
              <w:t>15.9</w:t>
            </w:r>
          </w:p>
        </w:tc>
        <w:tc>
          <w:tcPr>
            <w:tcW w:w="664" w:type="dxa"/>
            <w:tcBorders/>
            <w:shd w:fill="auto" w:val="clear"/>
          </w:tcPr>
          <w:p>
            <w:pPr>
              <w:pStyle w:val="Compact"/>
              <w:spacing w:before="36" w:after="36"/>
              <w:jc w:val="center"/>
              <w:rPr/>
            </w:pPr>
            <w:r>
              <w:rPr/>
              <w:t>20</w:t>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5.45</w:t>
            </w:r>
          </w:p>
        </w:tc>
      </w:tr>
      <w:tr>
        <w:trPr/>
        <w:tc>
          <w:tcPr>
            <w:tcW w:w="1356" w:type="dxa"/>
            <w:tcBorders/>
            <w:shd w:fill="auto" w:val="clear"/>
          </w:tcPr>
          <w:p>
            <w:pPr>
              <w:pStyle w:val="Compact"/>
              <w:spacing w:before="36" w:after="36"/>
              <w:jc w:val="center"/>
              <w:rPr/>
            </w:pPr>
            <w:r>
              <w:rPr/>
              <w:t>Franquette</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Triangle</w:t>
            </w:r>
          </w:p>
        </w:tc>
        <w:tc>
          <w:tcPr>
            <w:tcW w:w="1196" w:type="dxa"/>
            <w:tcBorders/>
            <w:shd w:fill="auto" w:val="clear"/>
          </w:tcPr>
          <w:p>
            <w:pPr>
              <w:pStyle w:val="Compact"/>
              <w:spacing w:before="36" w:after="36"/>
              <w:jc w:val="center"/>
              <w:rPr/>
            </w:pPr>
            <w:r>
              <w:rPr/>
              <w:t>4765.00</w:t>
            </w:r>
          </w:p>
        </w:tc>
        <w:tc>
          <w:tcPr>
            <w:tcW w:w="701" w:type="dxa"/>
            <w:tcBorders/>
            <w:shd w:fill="auto" w:val="clear"/>
          </w:tcPr>
          <w:p>
            <w:pPr>
              <w:pStyle w:val="Compact"/>
              <w:spacing w:before="36" w:after="36"/>
              <w:jc w:val="center"/>
              <w:rPr/>
            </w:pPr>
            <w:r>
              <w:rPr/>
              <w:t>12.4</w:t>
            </w:r>
          </w:p>
        </w:tc>
        <w:tc>
          <w:tcPr>
            <w:tcW w:w="664" w:type="dxa"/>
            <w:tcBorders/>
            <w:shd w:fill="auto" w:val="clear"/>
          </w:tcPr>
          <w:p>
            <w:pPr>
              <w:pStyle w:val="Compact"/>
              <w:spacing w:before="36" w:after="36"/>
              <w:jc w:val="center"/>
              <w:rPr/>
            </w:pPr>
            <w:r>
              <w:rPr/>
              <w:t>27.3</w:t>
            </w:r>
          </w:p>
        </w:tc>
        <w:tc>
          <w:tcPr>
            <w:tcW w:w="663" w:type="dxa"/>
            <w:tcBorders/>
            <w:shd w:fill="auto" w:val="clear"/>
          </w:tcPr>
          <w:p>
            <w:pPr>
              <w:pStyle w:val="Compact"/>
              <w:spacing w:before="36" w:after="36"/>
              <w:jc w:val="center"/>
              <w:rPr/>
            </w:pPr>
            <w:r>
              <w:rPr/>
              <w:t>27.4</w:t>
            </w:r>
          </w:p>
        </w:tc>
        <w:tc>
          <w:tcPr>
            <w:tcW w:w="818" w:type="dxa"/>
            <w:tcBorders/>
            <w:shd w:fill="auto" w:val="clear"/>
          </w:tcPr>
          <w:p>
            <w:pPr>
              <w:pStyle w:val="Compact"/>
              <w:spacing w:before="36" w:after="36"/>
              <w:jc w:val="center"/>
              <w:rPr/>
            </w:pPr>
            <w:r>
              <w:rPr/>
              <w:t>5.95</w:t>
            </w:r>
          </w:p>
        </w:tc>
      </w:tr>
      <w:tr>
        <w:trPr/>
        <w:tc>
          <w:tcPr>
            <w:tcW w:w="1356" w:type="dxa"/>
            <w:tcBorders/>
            <w:shd w:fill="auto" w:val="clear"/>
          </w:tcPr>
          <w:p>
            <w:pPr>
              <w:pStyle w:val="Compact"/>
              <w:spacing w:before="36" w:after="36"/>
              <w:jc w:val="center"/>
              <w:rPr/>
            </w:pPr>
            <w:r>
              <w:rPr/>
              <w:t>Franquette</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Asymcur</w:t>
            </w:r>
          </w:p>
        </w:tc>
        <w:tc>
          <w:tcPr>
            <w:tcW w:w="1196" w:type="dxa"/>
            <w:tcBorders/>
            <w:shd w:fill="auto" w:val="clear"/>
          </w:tcPr>
          <w:p>
            <w:pPr>
              <w:pStyle w:val="Compact"/>
              <w:spacing w:before="36" w:after="36"/>
              <w:jc w:val="center"/>
              <w:rPr/>
            </w:pPr>
            <w:r>
              <w:rPr/>
              <w:t>6736.00</w:t>
            </w:r>
          </w:p>
        </w:tc>
        <w:tc>
          <w:tcPr>
            <w:tcW w:w="701" w:type="dxa"/>
            <w:tcBorders/>
            <w:shd w:fill="auto" w:val="clear"/>
          </w:tcPr>
          <w:p>
            <w:pPr>
              <w:pStyle w:val="Compact"/>
              <w:spacing w:before="36" w:after="36"/>
              <w:jc w:val="center"/>
              <w:rPr/>
            </w:pPr>
            <w:r>
              <w:rPr/>
              <w:t>9.7</w:t>
            </w:r>
          </w:p>
        </w:tc>
        <w:tc>
          <w:tcPr>
            <w:tcW w:w="664" w:type="dxa"/>
            <w:tcBorders/>
            <w:shd w:fill="auto" w:val="clear"/>
          </w:tcPr>
          <w:p>
            <w:pPr>
              <w:pStyle w:val="Compact"/>
              <w:spacing w:before="36" w:after="36"/>
              <w:jc w:val="center"/>
              <w:rPr/>
            </w:pPr>
            <w:r>
              <w:rPr/>
              <w:t>27.3</w:t>
            </w:r>
          </w:p>
        </w:tc>
        <w:tc>
          <w:tcPr>
            <w:tcW w:w="663" w:type="dxa"/>
            <w:tcBorders/>
            <w:shd w:fill="auto" w:val="clear"/>
          </w:tcPr>
          <w:p>
            <w:pPr>
              <w:pStyle w:val="Compact"/>
              <w:spacing w:before="36" w:after="36"/>
              <w:jc w:val="center"/>
              <w:rPr/>
            </w:pPr>
            <w:r>
              <w:rPr/>
              <w:t>27.5</w:t>
            </w:r>
          </w:p>
        </w:tc>
        <w:tc>
          <w:tcPr>
            <w:tcW w:w="818" w:type="dxa"/>
            <w:tcBorders/>
            <w:shd w:fill="auto" w:val="clear"/>
          </w:tcPr>
          <w:p>
            <w:pPr>
              <w:pStyle w:val="Compact"/>
              <w:spacing w:before="36" w:after="36"/>
              <w:jc w:val="center"/>
              <w:rPr/>
            </w:pPr>
            <w:r>
              <w:rPr/>
              <w:t>5.67</w:t>
            </w:r>
          </w:p>
        </w:tc>
      </w:tr>
      <w:tr>
        <w:trPr/>
        <w:tc>
          <w:tcPr>
            <w:tcW w:w="1356" w:type="dxa"/>
            <w:tcBorders/>
            <w:shd w:fill="auto" w:val="clear"/>
          </w:tcPr>
          <w:p>
            <w:pPr>
              <w:pStyle w:val="Compact"/>
              <w:spacing w:before="36" w:after="36"/>
              <w:jc w:val="center"/>
              <w:rPr/>
            </w:pPr>
            <w:r>
              <w:rPr/>
              <w:t>Hartley</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Anderson</w:t>
            </w:r>
          </w:p>
        </w:tc>
        <w:tc>
          <w:tcPr>
            <w:tcW w:w="1196" w:type="dxa"/>
            <w:tcBorders/>
            <w:shd w:fill="auto" w:val="clear"/>
          </w:tcPr>
          <w:p>
            <w:pPr>
              <w:pStyle w:val="Compact"/>
              <w:spacing w:before="36" w:after="36"/>
              <w:jc w:val="center"/>
              <w:rPr/>
            </w:pPr>
            <w:r>
              <w:rPr/>
              <w:t>14151.00</w:t>
            </w:r>
          </w:p>
        </w:tc>
        <w:tc>
          <w:tcPr>
            <w:tcW w:w="701" w:type="dxa"/>
            <w:tcBorders/>
            <w:shd w:fill="auto" w:val="clear"/>
          </w:tcPr>
          <w:p>
            <w:pPr>
              <w:pStyle w:val="Compact"/>
              <w:spacing w:before="36" w:after="36"/>
              <w:jc w:val="center"/>
              <w:rPr/>
            </w:pPr>
            <w:r>
              <w:rPr/>
              <w:t>4</w:t>
            </w:r>
          </w:p>
        </w:tc>
        <w:tc>
          <w:tcPr>
            <w:tcW w:w="664" w:type="dxa"/>
            <w:tcBorders/>
            <w:shd w:fill="auto" w:val="clear"/>
          </w:tcPr>
          <w:p>
            <w:pPr>
              <w:pStyle w:val="Compact"/>
              <w:spacing w:before="36" w:after="36"/>
              <w:jc w:val="center"/>
              <w:rPr/>
            </w:pPr>
            <w:r>
              <w:rPr/>
              <w:t>25</w:t>
            </w:r>
          </w:p>
        </w:tc>
        <w:tc>
          <w:tcPr>
            <w:tcW w:w="663" w:type="dxa"/>
            <w:tcBorders/>
            <w:shd w:fill="auto" w:val="clear"/>
          </w:tcPr>
          <w:p>
            <w:pPr>
              <w:pStyle w:val="Compact"/>
              <w:spacing w:before="36" w:after="36"/>
              <w:jc w:val="center"/>
              <w:rPr/>
            </w:pPr>
            <w:r>
              <w:rPr/>
              <w:t>36</w:t>
            </w:r>
          </w:p>
        </w:tc>
        <w:tc>
          <w:tcPr>
            <w:tcW w:w="818" w:type="dxa"/>
            <w:tcBorders/>
            <w:shd w:fill="auto" w:val="clear"/>
          </w:tcPr>
          <w:p>
            <w:pPr>
              <w:pStyle w:val="Compact"/>
              <w:spacing w:before="36" w:after="36"/>
              <w:jc w:val="center"/>
              <w:rPr/>
            </w:pPr>
            <w:r>
              <w:rPr/>
              <w:t>7.20</w:t>
            </w:r>
          </w:p>
        </w:tc>
      </w:tr>
      <w:tr>
        <w:trPr/>
        <w:tc>
          <w:tcPr>
            <w:tcW w:w="1356" w:type="dxa"/>
            <w:tcBorders/>
            <w:shd w:fill="auto" w:val="clear"/>
          </w:tcPr>
          <w:p>
            <w:pPr>
              <w:pStyle w:val="Compact"/>
              <w:spacing w:before="36" w:after="36"/>
              <w:jc w:val="center"/>
              <w:rPr/>
            </w:pPr>
            <w:r>
              <w:rPr/>
              <w:t>Hartley</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MinMax</w:t>
            </w:r>
          </w:p>
        </w:tc>
        <w:tc>
          <w:tcPr>
            <w:tcW w:w="1196" w:type="dxa"/>
            <w:tcBorders/>
            <w:shd w:fill="auto" w:val="clear"/>
          </w:tcPr>
          <w:p>
            <w:pPr>
              <w:pStyle w:val="Compact"/>
              <w:spacing w:before="36" w:after="36"/>
              <w:jc w:val="center"/>
              <w:rPr/>
            </w:pPr>
            <w:r>
              <w:rPr/>
              <w:t>35.00</w:t>
            </w:r>
          </w:p>
        </w:tc>
        <w:tc>
          <w:tcPr>
            <w:tcW w:w="701" w:type="dxa"/>
            <w:tcBorders/>
            <w:shd w:fill="auto" w:val="clear"/>
          </w:tcPr>
          <w:p>
            <w:pPr>
              <w:pStyle w:val="Compact"/>
              <w:spacing w:before="36" w:after="36"/>
              <w:jc w:val="center"/>
              <w:rPr/>
            </w:pPr>
            <w:r>
              <w:rPr/>
              <w:t>18.8</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6.71</w:t>
            </w:r>
          </w:p>
        </w:tc>
      </w:tr>
      <w:tr>
        <w:trPr/>
        <w:tc>
          <w:tcPr>
            <w:tcW w:w="1356" w:type="dxa"/>
            <w:tcBorders/>
            <w:shd w:fill="auto" w:val="clear"/>
          </w:tcPr>
          <w:p>
            <w:pPr>
              <w:pStyle w:val="Compact"/>
              <w:spacing w:before="36" w:after="36"/>
              <w:jc w:val="center"/>
              <w:rPr/>
            </w:pPr>
            <w:r>
              <w:rPr/>
              <w:t>Hartley</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LinearDay</w:t>
            </w:r>
          </w:p>
        </w:tc>
        <w:tc>
          <w:tcPr>
            <w:tcW w:w="1196" w:type="dxa"/>
            <w:tcBorders/>
            <w:shd w:fill="auto" w:val="clear"/>
          </w:tcPr>
          <w:p>
            <w:pPr>
              <w:pStyle w:val="Compact"/>
              <w:spacing w:before="36" w:after="36"/>
              <w:jc w:val="center"/>
              <w:rPr/>
            </w:pPr>
            <w:r>
              <w:rPr/>
              <w:t>77.00</w:t>
            </w:r>
          </w:p>
        </w:tc>
        <w:tc>
          <w:tcPr>
            <w:tcW w:w="701" w:type="dxa"/>
            <w:tcBorders/>
            <w:shd w:fill="auto" w:val="clear"/>
          </w:tcPr>
          <w:p>
            <w:pPr>
              <w:pStyle w:val="Compact"/>
              <w:spacing w:before="36" w:after="36"/>
              <w:jc w:val="center"/>
              <w:rPr/>
            </w:pPr>
            <w:r>
              <w:rPr/>
              <w:t>13.6</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6.35</w:t>
            </w:r>
          </w:p>
        </w:tc>
      </w:tr>
      <w:tr>
        <w:trPr/>
        <w:tc>
          <w:tcPr>
            <w:tcW w:w="1356" w:type="dxa"/>
            <w:tcBorders/>
            <w:shd w:fill="auto" w:val="clear"/>
          </w:tcPr>
          <w:p>
            <w:pPr>
              <w:pStyle w:val="Compact"/>
              <w:spacing w:before="36" w:after="36"/>
              <w:jc w:val="center"/>
              <w:rPr/>
            </w:pPr>
            <w:r>
              <w:rPr/>
              <w:t>Hartley</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LinearHour</w:t>
            </w:r>
          </w:p>
        </w:tc>
        <w:tc>
          <w:tcPr>
            <w:tcW w:w="1196" w:type="dxa"/>
            <w:tcBorders/>
            <w:shd w:fill="auto" w:val="clear"/>
          </w:tcPr>
          <w:p>
            <w:pPr>
              <w:pStyle w:val="Compact"/>
              <w:spacing w:before="36" w:after="36"/>
              <w:jc w:val="center"/>
              <w:rPr/>
            </w:pPr>
            <w:r>
              <w:rPr/>
              <w:t>934.00</w:t>
            </w:r>
          </w:p>
        </w:tc>
        <w:tc>
          <w:tcPr>
            <w:tcW w:w="701" w:type="dxa"/>
            <w:tcBorders/>
            <w:shd w:fill="auto" w:val="clear"/>
          </w:tcPr>
          <w:p>
            <w:pPr>
              <w:pStyle w:val="Compact"/>
              <w:spacing w:before="36" w:after="36"/>
              <w:jc w:val="center"/>
              <w:rPr/>
            </w:pPr>
            <w:r>
              <w:rPr/>
              <w:t>19.5</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6.42</w:t>
            </w:r>
          </w:p>
        </w:tc>
      </w:tr>
      <w:tr>
        <w:trPr/>
        <w:tc>
          <w:tcPr>
            <w:tcW w:w="1356" w:type="dxa"/>
            <w:tcBorders/>
            <w:shd w:fill="auto" w:val="clear"/>
          </w:tcPr>
          <w:p>
            <w:pPr>
              <w:pStyle w:val="Compact"/>
              <w:spacing w:before="36" w:after="36"/>
              <w:jc w:val="center"/>
              <w:rPr/>
            </w:pPr>
            <w:r>
              <w:rPr/>
              <w:t>Hartley</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Plateau</w:t>
            </w:r>
          </w:p>
        </w:tc>
        <w:tc>
          <w:tcPr>
            <w:tcW w:w="1196" w:type="dxa"/>
            <w:tcBorders/>
            <w:shd w:fill="auto" w:val="clear"/>
          </w:tcPr>
          <w:p>
            <w:pPr>
              <w:pStyle w:val="Compact"/>
              <w:spacing w:before="36" w:after="36"/>
              <w:jc w:val="center"/>
              <w:rPr/>
            </w:pPr>
            <w:r>
              <w:rPr/>
              <w:t>934.00</w:t>
            </w:r>
          </w:p>
        </w:tc>
        <w:tc>
          <w:tcPr>
            <w:tcW w:w="701" w:type="dxa"/>
            <w:tcBorders/>
            <w:shd w:fill="auto" w:val="clear"/>
          </w:tcPr>
          <w:p>
            <w:pPr>
              <w:pStyle w:val="Compact"/>
              <w:spacing w:before="36" w:after="36"/>
              <w:jc w:val="center"/>
              <w:rPr/>
            </w:pPr>
            <w:r>
              <w:rPr/>
              <w:t>19.5</w:t>
            </w:r>
          </w:p>
        </w:tc>
        <w:tc>
          <w:tcPr>
            <w:tcW w:w="664" w:type="dxa"/>
            <w:tcBorders/>
            <w:shd w:fill="auto" w:val="clear"/>
          </w:tcPr>
          <w:p>
            <w:pPr>
              <w:pStyle w:val="Compact"/>
              <w:spacing w:before="36" w:after="36"/>
              <w:jc w:val="center"/>
              <w:rPr/>
            </w:pPr>
            <w:r>
              <w:rPr/>
              <w:t>87.5</w:t>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6.34</w:t>
            </w:r>
          </w:p>
        </w:tc>
      </w:tr>
      <w:tr>
        <w:trPr/>
        <w:tc>
          <w:tcPr>
            <w:tcW w:w="1356" w:type="dxa"/>
            <w:tcBorders/>
            <w:shd w:fill="auto" w:val="clear"/>
          </w:tcPr>
          <w:p>
            <w:pPr>
              <w:pStyle w:val="Compact"/>
              <w:spacing w:before="36" w:after="36"/>
              <w:jc w:val="center"/>
              <w:rPr/>
            </w:pPr>
            <w:r>
              <w:rPr/>
              <w:t>Hartley</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Triangle</w:t>
            </w:r>
          </w:p>
        </w:tc>
        <w:tc>
          <w:tcPr>
            <w:tcW w:w="1196" w:type="dxa"/>
            <w:tcBorders/>
            <w:shd w:fill="auto" w:val="clear"/>
          </w:tcPr>
          <w:p>
            <w:pPr>
              <w:pStyle w:val="Compact"/>
              <w:spacing w:before="36" w:after="36"/>
              <w:jc w:val="center"/>
              <w:rPr/>
            </w:pPr>
            <w:r>
              <w:rPr/>
              <w:t>927.00</w:t>
            </w:r>
          </w:p>
        </w:tc>
        <w:tc>
          <w:tcPr>
            <w:tcW w:w="701" w:type="dxa"/>
            <w:tcBorders/>
            <w:shd w:fill="auto" w:val="clear"/>
          </w:tcPr>
          <w:p>
            <w:pPr>
              <w:pStyle w:val="Compact"/>
              <w:spacing w:before="36" w:after="36"/>
              <w:jc w:val="center"/>
              <w:rPr/>
            </w:pPr>
            <w:r>
              <w:rPr/>
              <w:t>19.5</w:t>
            </w:r>
          </w:p>
        </w:tc>
        <w:tc>
          <w:tcPr>
            <w:tcW w:w="664" w:type="dxa"/>
            <w:tcBorders/>
            <w:shd w:fill="auto" w:val="clear"/>
          </w:tcPr>
          <w:p>
            <w:pPr>
              <w:pStyle w:val="Compact"/>
              <w:spacing w:before="36" w:after="36"/>
              <w:jc w:val="center"/>
              <w:rPr/>
            </w:pPr>
            <w:r>
              <w:rPr/>
              <w:t>40.5</w:t>
            </w:r>
          </w:p>
        </w:tc>
        <w:tc>
          <w:tcPr>
            <w:tcW w:w="663" w:type="dxa"/>
            <w:tcBorders/>
            <w:shd w:fill="auto" w:val="clear"/>
          </w:tcPr>
          <w:p>
            <w:pPr>
              <w:pStyle w:val="Compact"/>
              <w:spacing w:before="36" w:after="36"/>
              <w:jc w:val="center"/>
              <w:rPr/>
            </w:pPr>
            <w:r>
              <w:rPr/>
              <w:t>41.4</w:t>
            </w:r>
          </w:p>
        </w:tc>
        <w:tc>
          <w:tcPr>
            <w:tcW w:w="818" w:type="dxa"/>
            <w:tcBorders/>
            <w:shd w:fill="auto" w:val="clear"/>
          </w:tcPr>
          <w:p>
            <w:pPr>
              <w:pStyle w:val="Compact"/>
              <w:spacing w:before="36" w:after="36"/>
              <w:jc w:val="center"/>
              <w:rPr/>
            </w:pPr>
            <w:r>
              <w:rPr/>
              <w:t>6.67</w:t>
            </w:r>
          </w:p>
        </w:tc>
      </w:tr>
      <w:tr>
        <w:trPr/>
        <w:tc>
          <w:tcPr>
            <w:tcW w:w="1356" w:type="dxa"/>
            <w:tcBorders/>
            <w:shd w:fill="auto" w:val="clear"/>
          </w:tcPr>
          <w:p>
            <w:pPr>
              <w:pStyle w:val="Compact"/>
              <w:spacing w:before="36" w:after="36"/>
              <w:jc w:val="center"/>
              <w:rPr/>
            </w:pPr>
            <w:r>
              <w:rPr/>
              <w:t>Hartley</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Asymcur</w:t>
            </w:r>
          </w:p>
        </w:tc>
        <w:tc>
          <w:tcPr>
            <w:tcW w:w="1196" w:type="dxa"/>
            <w:tcBorders/>
            <w:shd w:fill="auto" w:val="clear"/>
          </w:tcPr>
          <w:p>
            <w:pPr>
              <w:pStyle w:val="Compact"/>
              <w:spacing w:before="36" w:after="36"/>
              <w:jc w:val="center"/>
              <w:rPr/>
            </w:pPr>
            <w:r>
              <w:rPr/>
              <w:t>1261.00</w:t>
            </w:r>
          </w:p>
        </w:tc>
        <w:tc>
          <w:tcPr>
            <w:tcW w:w="701" w:type="dxa"/>
            <w:tcBorders/>
            <w:shd w:fill="auto" w:val="clear"/>
          </w:tcPr>
          <w:p>
            <w:pPr>
              <w:pStyle w:val="Compact"/>
              <w:spacing w:before="36" w:after="36"/>
              <w:jc w:val="center"/>
              <w:rPr/>
            </w:pPr>
            <w:r>
              <w:rPr/>
              <w:t>15.9</w:t>
            </w:r>
          </w:p>
        </w:tc>
        <w:tc>
          <w:tcPr>
            <w:tcW w:w="664" w:type="dxa"/>
            <w:tcBorders/>
            <w:shd w:fill="auto" w:val="clear"/>
          </w:tcPr>
          <w:p>
            <w:pPr>
              <w:pStyle w:val="Compact"/>
              <w:spacing w:before="36" w:after="36"/>
              <w:jc w:val="center"/>
              <w:rPr/>
            </w:pPr>
            <w:r>
              <w:rPr/>
              <w:t>42.5</w:t>
            </w:r>
          </w:p>
        </w:tc>
        <w:tc>
          <w:tcPr>
            <w:tcW w:w="663" w:type="dxa"/>
            <w:tcBorders/>
            <w:shd w:fill="auto" w:val="clear"/>
          </w:tcPr>
          <w:p>
            <w:pPr>
              <w:pStyle w:val="Compact"/>
              <w:spacing w:before="36" w:after="36"/>
              <w:jc w:val="center"/>
              <w:rPr/>
            </w:pPr>
            <w:r>
              <w:rPr/>
              <w:t>93.5</w:t>
            </w:r>
          </w:p>
        </w:tc>
        <w:tc>
          <w:tcPr>
            <w:tcW w:w="818" w:type="dxa"/>
            <w:tcBorders/>
            <w:shd w:fill="auto" w:val="clear"/>
          </w:tcPr>
          <w:p>
            <w:pPr>
              <w:pStyle w:val="Compact"/>
              <w:spacing w:before="36" w:after="36"/>
              <w:jc w:val="center"/>
              <w:rPr/>
            </w:pPr>
            <w:r>
              <w:rPr/>
              <w:t>6.71</w:t>
            </w:r>
          </w:p>
        </w:tc>
      </w:tr>
      <w:tr>
        <w:trPr/>
        <w:tc>
          <w:tcPr>
            <w:tcW w:w="1356" w:type="dxa"/>
            <w:tcBorders/>
            <w:shd w:fill="auto" w:val="clear"/>
          </w:tcPr>
          <w:p>
            <w:pPr>
              <w:pStyle w:val="Compact"/>
              <w:spacing w:before="36" w:after="36"/>
              <w:jc w:val="center"/>
              <w:rPr/>
            </w:pPr>
            <w:r>
              <w:rPr/>
              <w:t>Howard</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Anderson</w:t>
            </w:r>
          </w:p>
        </w:tc>
        <w:tc>
          <w:tcPr>
            <w:tcW w:w="1196" w:type="dxa"/>
            <w:tcBorders/>
            <w:shd w:fill="auto" w:val="clear"/>
          </w:tcPr>
          <w:p>
            <w:pPr>
              <w:pStyle w:val="Compact"/>
              <w:spacing w:before="36" w:after="36"/>
              <w:jc w:val="center"/>
              <w:rPr/>
            </w:pPr>
            <w:r>
              <w:rPr/>
              <w:t>12168.00</w:t>
            </w:r>
          </w:p>
        </w:tc>
        <w:tc>
          <w:tcPr>
            <w:tcW w:w="701" w:type="dxa"/>
            <w:tcBorders/>
            <w:shd w:fill="auto" w:val="clear"/>
          </w:tcPr>
          <w:p>
            <w:pPr>
              <w:pStyle w:val="Compact"/>
              <w:spacing w:before="36" w:after="36"/>
              <w:jc w:val="center"/>
              <w:rPr/>
            </w:pPr>
            <w:r>
              <w:rPr/>
              <w:t>4</w:t>
            </w:r>
          </w:p>
        </w:tc>
        <w:tc>
          <w:tcPr>
            <w:tcW w:w="664" w:type="dxa"/>
            <w:tcBorders/>
            <w:shd w:fill="auto" w:val="clear"/>
          </w:tcPr>
          <w:p>
            <w:pPr>
              <w:pStyle w:val="Compact"/>
              <w:spacing w:before="36" w:after="36"/>
              <w:jc w:val="center"/>
              <w:rPr/>
            </w:pPr>
            <w:r>
              <w:rPr/>
              <w:t>25</w:t>
            </w:r>
          </w:p>
        </w:tc>
        <w:tc>
          <w:tcPr>
            <w:tcW w:w="663" w:type="dxa"/>
            <w:tcBorders/>
            <w:shd w:fill="auto" w:val="clear"/>
          </w:tcPr>
          <w:p>
            <w:pPr>
              <w:pStyle w:val="Compact"/>
              <w:spacing w:before="36" w:after="36"/>
              <w:jc w:val="center"/>
              <w:rPr/>
            </w:pPr>
            <w:r>
              <w:rPr/>
              <w:t>36</w:t>
            </w:r>
          </w:p>
        </w:tc>
        <w:tc>
          <w:tcPr>
            <w:tcW w:w="818" w:type="dxa"/>
            <w:tcBorders/>
            <w:shd w:fill="auto" w:val="clear"/>
          </w:tcPr>
          <w:p>
            <w:pPr>
              <w:pStyle w:val="Compact"/>
              <w:spacing w:before="36" w:after="36"/>
              <w:jc w:val="center"/>
              <w:rPr/>
            </w:pPr>
            <w:r>
              <w:rPr/>
              <w:t>5.28</w:t>
            </w:r>
          </w:p>
        </w:tc>
      </w:tr>
      <w:tr>
        <w:trPr/>
        <w:tc>
          <w:tcPr>
            <w:tcW w:w="1356" w:type="dxa"/>
            <w:tcBorders/>
            <w:shd w:fill="auto" w:val="clear"/>
          </w:tcPr>
          <w:p>
            <w:pPr>
              <w:pStyle w:val="Compact"/>
              <w:spacing w:before="36" w:after="36"/>
              <w:jc w:val="center"/>
              <w:rPr/>
            </w:pPr>
            <w:r>
              <w:rPr/>
              <w:t>Howard</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MinMax</w:t>
            </w:r>
          </w:p>
        </w:tc>
        <w:tc>
          <w:tcPr>
            <w:tcW w:w="1196" w:type="dxa"/>
            <w:tcBorders/>
            <w:shd w:fill="auto" w:val="clear"/>
          </w:tcPr>
          <w:p>
            <w:pPr>
              <w:pStyle w:val="Compact"/>
              <w:spacing w:before="36" w:after="36"/>
              <w:jc w:val="center"/>
              <w:rPr/>
            </w:pPr>
            <w:r>
              <w:rPr/>
              <w:t>408.00</w:t>
            </w:r>
          </w:p>
        </w:tc>
        <w:tc>
          <w:tcPr>
            <w:tcW w:w="701" w:type="dxa"/>
            <w:tcBorders/>
            <w:shd w:fill="auto" w:val="clear"/>
          </w:tcPr>
          <w:p>
            <w:pPr>
              <w:pStyle w:val="Compact"/>
              <w:spacing w:before="36" w:after="36"/>
              <w:jc w:val="center"/>
              <w:rPr/>
            </w:pPr>
            <w:r>
              <w:rPr/>
              <w:t>1.4</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5.15</w:t>
            </w:r>
          </w:p>
        </w:tc>
      </w:tr>
      <w:tr>
        <w:trPr/>
        <w:tc>
          <w:tcPr>
            <w:tcW w:w="1356" w:type="dxa"/>
            <w:tcBorders/>
            <w:shd w:fill="auto" w:val="clear"/>
          </w:tcPr>
          <w:p>
            <w:pPr>
              <w:pStyle w:val="Compact"/>
              <w:spacing w:before="36" w:after="36"/>
              <w:jc w:val="center"/>
              <w:rPr/>
            </w:pPr>
            <w:r>
              <w:rPr/>
              <w:t>Howard</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LinearDay</w:t>
            </w:r>
          </w:p>
        </w:tc>
        <w:tc>
          <w:tcPr>
            <w:tcW w:w="1196" w:type="dxa"/>
            <w:tcBorders/>
            <w:shd w:fill="auto" w:val="clear"/>
          </w:tcPr>
          <w:p>
            <w:pPr>
              <w:pStyle w:val="Compact"/>
              <w:spacing w:before="36" w:after="36"/>
              <w:jc w:val="center"/>
              <w:rPr/>
            </w:pPr>
            <w:r>
              <w:rPr/>
              <w:t>468.00</w:t>
            </w:r>
          </w:p>
        </w:tc>
        <w:tc>
          <w:tcPr>
            <w:tcW w:w="701" w:type="dxa"/>
            <w:tcBorders/>
            <w:shd w:fill="auto" w:val="clear"/>
          </w:tcPr>
          <w:p>
            <w:pPr>
              <w:pStyle w:val="Compact"/>
              <w:spacing w:before="36" w:after="36"/>
              <w:jc w:val="center"/>
              <w:rPr/>
            </w:pPr>
            <w:r>
              <w:rPr/>
              <w:t>0.3</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5.24</w:t>
            </w:r>
          </w:p>
        </w:tc>
      </w:tr>
      <w:tr>
        <w:trPr/>
        <w:tc>
          <w:tcPr>
            <w:tcW w:w="1356" w:type="dxa"/>
            <w:tcBorders/>
            <w:shd w:fill="auto" w:val="clear"/>
          </w:tcPr>
          <w:p>
            <w:pPr>
              <w:pStyle w:val="Compact"/>
              <w:spacing w:before="36" w:after="36"/>
              <w:jc w:val="center"/>
              <w:rPr/>
            </w:pPr>
            <w:r>
              <w:rPr/>
              <w:t>Howard</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LinearHour</w:t>
            </w:r>
          </w:p>
        </w:tc>
        <w:tc>
          <w:tcPr>
            <w:tcW w:w="1196" w:type="dxa"/>
            <w:tcBorders/>
            <w:shd w:fill="auto" w:val="clear"/>
          </w:tcPr>
          <w:p>
            <w:pPr>
              <w:pStyle w:val="Compact"/>
              <w:spacing w:before="36" w:after="36"/>
              <w:jc w:val="center"/>
              <w:rPr/>
            </w:pPr>
            <w:r>
              <w:rPr/>
              <w:t>6298.00</w:t>
            </w:r>
          </w:p>
        </w:tc>
        <w:tc>
          <w:tcPr>
            <w:tcW w:w="701" w:type="dxa"/>
            <w:tcBorders/>
            <w:shd w:fill="auto" w:val="clear"/>
          </w:tcPr>
          <w:p>
            <w:pPr>
              <w:pStyle w:val="Compact"/>
              <w:spacing w:before="36" w:after="36"/>
              <w:jc w:val="center"/>
              <w:rPr/>
            </w:pPr>
            <w:r>
              <w:rPr/>
              <w:t>6.4</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5.48</w:t>
            </w:r>
          </w:p>
        </w:tc>
      </w:tr>
      <w:tr>
        <w:trPr/>
        <w:tc>
          <w:tcPr>
            <w:tcW w:w="1356" w:type="dxa"/>
            <w:tcBorders/>
            <w:shd w:fill="auto" w:val="clear"/>
          </w:tcPr>
          <w:p>
            <w:pPr>
              <w:pStyle w:val="Compact"/>
              <w:spacing w:before="36" w:after="36"/>
              <w:jc w:val="center"/>
              <w:rPr/>
            </w:pPr>
            <w:r>
              <w:rPr/>
              <w:t>Howard</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Plateau</w:t>
            </w:r>
          </w:p>
        </w:tc>
        <w:tc>
          <w:tcPr>
            <w:tcW w:w="1196" w:type="dxa"/>
            <w:tcBorders/>
            <w:shd w:fill="auto" w:val="clear"/>
          </w:tcPr>
          <w:p>
            <w:pPr>
              <w:pStyle w:val="Compact"/>
              <w:spacing w:before="36" w:after="36"/>
              <w:jc w:val="center"/>
              <w:rPr/>
            </w:pPr>
            <w:r>
              <w:rPr/>
              <w:t>9097.00</w:t>
            </w:r>
          </w:p>
        </w:tc>
        <w:tc>
          <w:tcPr>
            <w:tcW w:w="701" w:type="dxa"/>
            <w:tcBorders/>
            <w:shd w:fill="auto" w:val="clear"/>
          </w:tcPr>
          <w:p>
            <w:pPr>
              <w:pStyle w:val="Compact"/>
              <w:spacing w:before="36" w:after="36"/>
              <w:jc w:val="center"/>
              <w:rPr/>
            </w:pPr>
            <w:r>
              <w:rPr/>
              <w:t>2.5</w:t>
            </w:r>
          </w:p>
        </w:tc>
        <w:tc>
          <w:tcPr>
            <w:tcW w:w="664" w:type="dxa"/>
            <w:tcBorders/>
            <w:shd w:fill="auto" w:val="clear"/>
          </w:tcPr>
          <w:p>
            <w:pPr>
              <w:pStyle w:val="Compact"/>
              <w:spacing w:before="36" w:after="36"/>
              <w:jc w:val="center"/>
              <w:rPr/>
            </w:pPr>
            <w:r>
              <w:rPr/>
              <w:t>72.5</w:t>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5.52</w:t>
            </w:r>
          </w:p>
        </w:tc>
      </w:tr>
      <w:tr>
        <w:trPr/>
        <w:tc>
          <w:tcPr>
            <w:tcW w:w="1356" w:type="dxa"/>
            <w:tcBorders/>
            <w:shd w:fill="auto" w:val="clear"/>
          </w:tcPr>
          <w:p>
            <w:pPr>
              <w:pStyle w:val="Compact"/>
              <w:spacing w:before="36" w:after="36"/>
              <w:jc w:val="center"/>
              <w:rPr/>
            </w:pPr>
            <w:r>
              <w:rPr/>
              <w:t>Howard</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Triangle</w:t>
            </w:r>
          </w:p>
        </w:tc>
        <w:tc>
          <w:tcPr>
            <w:tcW w:w="1196" w:type="dxa"/>
            <w:tcBorders/>
            <w:shd w:fill="auto" w:val="clear"/>
          </w:tcPr>
          <w:p>
            <w:pPr>
              <w:pStyle w:val="Compact"/>
              <w:spacing w:before="36" w:after="36"/>
              <w:jc w:val="center"/>
              <w:rPr/>
            </w:pPr>
            <w:r>
              <w:rPr/>
              <w:t>10299.00</w:t>
            </w:r>
          </w:p>
        </w:tc>
        <w:tc>
          <w:tcPr>
            <w:tcW w:w="701" w:type="dxa"/>
            <w:tcBorders/>
            <w:shd w:fill="auto" w:val="clear"/>
          </w:tcPr>
          <w:p>
            <w:pPr>
              <w:pStyle w:val="Compact"/>
              <w:spacing w:before="36" w:after="36"/>
              <w:jc w:val="center"/>
              <w:rPr/>
            </w:pPr>
            <w:r>
              <w:rPr/>
              <w:t>0.2</w:t>
            </w:r>
          </w:p>
        </w:tc>
        <w:tc>
          <w:tcPr>
            <w:tcW w:w="664" w:type="dxa"/>
            <w:tcBorders/>
            <w:shd w:fill="auto" w:val="clear"/>
          </w:tcPr>
          <w:p>
            <w:pPr>
              <w:pStyle w:val="Compact"/>
              <w:spacing w:before="36" w:after="36"/>
              <w:jc w:val="center"/>
              <w:rPr/>
            </w:pPr>
            <w:r>
              <w:rPr/>
              <w:t>35.2</w:t>
            </w:r>
          </w:p>
        </w:tc>
        <w:tc>
          <w:tcPr>
            <w:tcW w:w="663" w:type="dxa"/>
            <w:tcBorders/>
            <w:shd w:fill="auto" w:val="clear"/>
          </w:tcPr>
          <w:p>
            <w:pPr>
              <w:pStyle w:val="Compact"/>
              <w:spacing w:before="36" w:after="36"/>
              <w:jc w:val="center"/>
              <w:rPr/>
            </w:pPr>
            <w:r>
              <w:rPr/>
              <w:t>36.8</w:t>
            </w:r>
          </w:p>
        </w:tc>
        <w:tc>
          <w:tcPr>
            <w:tcW w:w="818" w:type="dxa"/>
            <w:tcBorders/>
            <w:shd w:fill="auto" w:val="clear"/>
          </w:tcPr>
          <w:p>
            <w:pPr>
              <w:pStyle w:val="Compact"/>
              <w:spacing w:before="36" w:after="36"/>
              <w:jc w:val="center"/>
              <w:rPr/>
            </w:pPr>
            <w:r>
              <w:rPr/>
              <w:t>5.67</w:t>
            </w:r>
          </w:p>
        </w:tc>
      </w:tr>
      <w:tr>
        <w:trPr/>
        <w:tc>
          <w:tcPr>
            <w:tcW w:w="1356" w:type="dxa"/>
            <w:tcBorders/>
            <w:shd w:fill="auto" w:val="clear"/>
          </w:tcPr>
          <w:p>
            <w:pPr>
              <w:pStyle w:val="Compact"/>
              <w:spacing w:before="36" w:after="36"/>
              <w:jc w:val="center"/>
              <w:rPr/>
            </w:pPr>
            <w:r>
              <w:rPr/>
              <w:t>Howard</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Asymcur</w:t>
            </w:r>
          </w:p>
        </w:tc>
        <w:tc>
          <w:tcPr>
            <w:tcW w:w="1196" w:type="dxa"/>
            <w:tcBorders/>
            <w:shd w:fill="auto" w:val="clear"/>
          </w:tcPr>
          <w:p>
            <w:pPr>
              <w:pStyle w:val="Compact"/>
              <w:spacing w:before="36" w:after="36"/>
              <w:jc w:val="center"/>
              <w:rPr/>
            </w:pPr>
            <w:r>
              <w:rPr/>
              <w:t>6808.00</w:t>
            </w:r>
          </w:p>
        </w:tc>
        <w:tc>
          <w:tcPr>
            <w:tcW w:w="701" w:type="dxa"/>
            <w:tcBorders/>
            <w:shd w:fill="auto" w:val="clear"/>
          </w:tcPr>
          <w:p>
            <w:pPr>
              <w:pStyle w:val="Compact"/>
              <w:spacing w:before="36" w:after="36"/>
              <w:jc w:val="center"/>
              <w:rPr/>
            </w:pPr>
            <w:r>
              <w:rPr/>
              <w:t>0.1</w:t>
            </w:r>
          </w:p>
        </w:tc>
        <w:tc>
          <w:tcPr>
            <w:tcW w:w="664" w:type="dxa"/>
            <w:tcBorders/>
            <w:shd w:fill="auto" w:val="clear"/>
          </w:tcPr>
          <w:p>
            <w:pPr>
              <w:pStyle w:val="Compact"/>
              <w:spacing w:before="36" w:after="36"/>
              <w:jc w:val="center"/>
              <w:rPr/>
            </w:pPr>
            <w:r>
              <w:rPr/>
              <w:t>61.3</w:t>
            </w:r>
          </w:p>
        </w:tc>
        <w:tc>
          <w:tcPr>
            <w:tcW w:w="663" w:type="dxa"/>
            <w:tcBorders/>
            <w:shd w:fill="auto" w:val="clear"/>
          </w:tcPr>
          <w:p>
            <w:pPr>
              <w:pStyle w:val="Compact"/>
              <w:spacing w:before="36" w:after="36"/>
              <w:jc w:val="center"/>
              <w:rPr/>
            </w:pPr>
            <w:r>
              <w:rPr/>
              <w:t>82.2</w:t>
            </w:r>
          </w:p>
        </w:tc>
        <w:tc>
          <w:tcPr>
            <w:tcW w:w="818" w:type="dxa"/>
            <w:tcBorders/>
            <w:shd w:fill="auto" w:val="clear"/>
          </w:tcPr>
          <w:p>
            <w:pPr>
              <w:pStyle w:val="Compact"/>
              <w:spacing w:before="36" w:after="36"/>
              <w:jc w:val="center"/>
              <w:rPr/>
            </w:pPr>
            <w:r>
              <w:rPr/>
              <w:t>6.02</w:t>
            </w:r>
          </w:p>
        </w:tc>
      </w:tr>
      <w:tr>
        <w:trPr/>
        <w:tc>
          <w:tcPr>
            <w:tcW w:w="1356" w:type="dxa"/>
            <w:tcBorders/>
            <w:shd w:fill="auto" w:val="clear"/>
          </w:tcPr>
          <w:p>
            <w:pPr>
              <w:pStyle w:val="Compact"/>
              <w:spacing w:before="36" w:after="36"/>
              <w:jc w:val="center"/>
              <w:rPr/>
            </w:pPr>
            <w:r>
              <w:rPr/>
              <w:t>Payne</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Anderson</w:t>
            </w:r>
          </w:p>
        </w:tc>
        <w:tc>
          <w:tcPr>
            <w:tcW w:w="1196" w:type="dxa"/>
            <w:tcBorders/>
            <w:shd w:fill="auto" w:val="clear"/>
          </w:tcPr>
          <w:p>
            <w:pPr>
              <w:pStyle w:val="Compact"/>
              <w:spacing w:before="36" w:after="36"/>
              <w:jc w:val="center"/>
              <w:rPr/>
            </w:pPr>
            <w:r>
              <w:rPr/>
              <w:t>14100.00</w:t>
            </w:r>
          </w:p>
        </w:tc>
        <w:tc>
          <w:tcPr>
            <w:tcW w:w="701" w:type="dxa"/>
            <w:tcBorders/>
            <w:shd w:fill="auto" w:val="clear"/>
          </w:tcPr>
          <w:p>
            <w:pPr>
              <w:pStyle w:val="Compact"/>
              <w:spacing w:before="36" w:after="36"/>
              <w:jc w:val="center"/>
              <w:rPr/>
            </w:pPr>
            <w:r>
              <w:rPr/>
              <w:t>4</w:t>
            </w:r>
          </w:p>
        </w:tc>
        <w:tc>
          <w:tcPr>
            <w:tcW w:w="664" w:type="dxa"/>
            <w:tcBorders/>
            <w:shd w:fill="auto" w:val="clear"/>
          </w:tcPr>
          <w:p>
            <w:pPr>
              <w:pStyle w:val="Compact"/>
              <w:spacing w:before="36" w:after="36"/>
              <w:jc w:val="center"/>
              <w:rPr/>
            </w:pPr>
            <w:r>
              <w:rPr/>
              <w:t>25</w:t>
            </w:r>
          </w:p>
        </w:tc>
        <w:tc>
          <w:tcPr>
            <w:tcW w:w="663" w:type="dxa"/>
            <w:tcBorders/>
            <w:shd w:fill="auto" w:val="clear"/>
          </w:tcPr>
          <w:p>
            <w:pPr>
              <w:pStyle w:val="Compact"/>
              <w:spacing w:before="36" w:after="36"/>
              <w:jc w:val="center"/>
              <w:rPr/>
            </w:pPr>
            <w:r>
              <w:rPr/>
              <w:t>36</w:t>
            </w:r>
          </w:p>
        </w:tc>
        <w:tc>
          <w:tcPr>
            <w:tcW w:w="818" w:type="dxa"/>
            <w:tcBorders/>
            <w:shd w:fill="auto" w:val="clear"/>
          </w:tcPr>
          <w:p>
            <w:pPr>
              <w:pStyle w:val="Compact"/>
              <w:spacing w:before="36" w:after="36"/>
              <w:jc w:val="center"/>
              <w:rPr/>
            </w:pPr>
            <w:r>
              <w:rPr/>
              <w:t>6.38</w:t>
            </w:r>
          </w:p>
        </w:tc>
      </w:tr>
      <w:tr>
        <w:trPr/>
        <w:tc>
          <w:tcPr>
            <w:tcW w:w="1356" w:type="dxa"/>
            <w:tcBorders/>
            <w:shd w:fill="auto" w:val="clear"/>
          </w:tcPr>
          <w:p>
            <w:pPr>
              <w:pStyle w:val="Compact"/>
              <w:spacing w:before="36" w:after="36"/>
              <w:jc w:val="center"/>
              <w:rPr/>
            </w:pPr>
            <w:r>
              <w:rPr/>
              <w:t>Payne</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MinMax</w:t>
            </w:r>
          </w:p>
        </w:tc>
        <w:tc>
          <w:tcPr>
            <w:tcW w:w="1196" w:type="dxa"/>
            <w:tcBorders/>
            <w:shd w:fill="auto" w:val="clear"/>
          </w:tcPr>
          <w:p>
            <w:pPr>
              <w:pStyle w:val="Compact"/>
              <w:spacing w:before="36" w:after="36"/>
              <w:jc w:val="center"/>
              <w:rPr/>
            </w:pPr>
            <w:r>
              <w:rPr/>
              <w:t>942.00</w:t>
            </w:r>
          </w:p>
        </w:tc>
        <w:tc>
          <w:tcPr>
            <w:tcW w:w="701" w:type="dxa"/>
            <w:tcBorders/>
            <w:shd w:fill="auto" w:val="clear"/>
          </w:tcPr>
          <w:p>
            <w:pPr>
              <w:pStyle w:val="Compact"/>
              <w:spacing w:before="36" w:after="36"/>
              <w:jc w:val="center"/>
              <w:rPr/>
            </w:pPr>
            <w:r>
              <w:rPr/>
              <w:t>0.1</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5.47</w:t>
            </w:r>
          </w:p>
        </w:tc>
      </w:tr>
      <w:tr>
        <w:trPr/>
        <w:tc>
          <w:tcPr>
            <w:tcW w:w="1356" w:type="dxa"/>
            <w:tcBorders/>
            <w:shd w:fill="auto" w:val="clear"/>
          </w:tcPr>
          <w:p>
            <w:pPr>
              <w:pStyle w:val="Compact"/>
              <w:spacing w:before="36" w:after="36"/>
              <w:jc w:val="center"/>
              <w:rPr/>
            </w:pPr>
            <w:r>
              <w:rPr/>
              <w:t>Payne</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LinearDay</w:t>
            </w:r>
          </w:p>
        </w:tc>
        <w:tc>
          <w:tcPr>
            <w:tcW w:w="1196" w:type="dxa"/>
            <w:tcBorders/>
            <w:shd w:fill="auto" w:val="clear"/>
          </w:tcPr>
          <w:p>
            <w:pPr>
              <w:pStyle w:val="Compact"/>
              <w:spacing w:before="36" w:after="36"/>
              <w:jc w:val="center"/>
              <w:rPr/>
            </w:pPr>
            <w:r>
              <w:rPr/>
              <w:t>638.00</w:t>
            </w:r>
          </w:p>
        </w:tc>
        <w:tc>
          <w:tcPr>
            <w:tcW w:w="701" w:type="dxa"/>
            <w:tcBorders/>
            <w:shd w:fill="auto" w:val="clear"/>
          </w:tcPr>
          <w:p>
            <w:pPr>
              <w:pStyle w:val="Compact"/>
              <w:spacing w:before="36" w:after="36"/>
              <w:jc w:val="center"/>
              <w:rPr/>
            </w:pPr>
            <w:r>
              <w:rPr/>
              <w:t>4.3</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5.75</w:t>
            </w:r>
          </w:p>
        </w:tc>
      </w:tr>
      <w:tr>
        <w:trPr/>
        <w:tc>
          <w:tcPr>
            <w:tcW w:w="1356" w:type="dxa"/>
            <w:tcBorders/>
            <w:shd w:fill="auto" w:val="clear"/>
          </w:tcPr>
          <w:p>
            <w:pPr>
              <w:pStyle w:val="Compact"/>
              <w:spacing w:before="36" w:after="36"/>
              <w:jc w:val="center"/>
              <w:rPr/>
            </w:pPr>
            <w:r>
              <w:rPr/>
              <w:t>Payne</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LinearHour</w:t>
            </w:r>
          </w:p>
        </w:tc>
        <w:tc>
          <w:tcPr>
            <w:tcW w:w="1196" w:type="dxa"/>
            <w:tcBorders/>
            <w:shd w:fill="auto" w:val="clear"/>
          </w:tcPr>
          <w:p>
            <w:pPr>
              <w:pStyle w:val="Compact"/>
              <w:spacing w:before="36" w:after="36"/>
              <w:jc w:val="center"/>
              <w:rPr/>
            </w:pPr>
            <w:r>
              <w:rPr/>
              <w:t>9335.00</w:t>
            </w:r>
          </w:p>
        </w:tc>
        <w:tc>
          <w:tcPr>
            <w:tcW w:w="701" w:type="dxa"/>
            <w:tcBorders/>
            <w:shd w:fill="auto" w:val="clear"/>
          </w:tcPr>
          <w:p>
            <w:pPr>
              <w:pStyle w:val="Compact"/>
              <w:spacing w:before="36" w:after="36"/>
              <w:jc w:val="center"/>
              <w:rPr/>
            </w:pPr>
            <w:r>
              <w:rPr/>
              <w:t>8.3</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5.46</w:t>
            </w:r>
          </w:p>
        </w:tc>
      </w:tr>
      <w:tr>
        <w:trPr/>
        <w:tc>
          <w:tcPr>
            <w:tcW w:w="1356" w:type="dxa"/>
            <w:tcBorders/>
            <w:shd w:fill="auto" w:val="clear"/>
          </w:tcPr>
          <w:p>
            <w:pPr>
              <w:pStyle w:val="Compact"/>
              <w:spacing w:before="36" w:after="36"/>
              <w:jc w:val="center"/>
              <w:rPr/>
            </w:pPr>
            <w:r>
              <w:rPr/>
              <w:t>Payne</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Plateau</w:t>
            </w:r>
          </w:p>
        </w:tc>
        <w:tc>
          <w:tcPr>
            <w:tcW w:w="1196" w:type="dxa"/>
            <w:tcBorders/>
            <w:shd w:fill="auto" w:val="clear"/>
          </w:tcPr>
          <w:p>
            <w:pPr>
              <w:pStyle w:val="Compact"/>
              <w:spacing w:before="36" w:after="36"/>
              <w:jc w:val="center"/>
              <w:rPr/>
            </w:pPr>
            <w:r>
              <w:rPr/>
              <w:t>9336.00</w:t>
            </w:r>
          </w:p>
        </w:tc>
        <w:tc>
          <w:tcPr>
            <w:tcW w:w="701" w:type="dxa"/>
            <w:tcBorders/>
            <w:shd w:fill="auto" w:val="clear"/>
          </w:tcPr>
          <w:p>
            <w:pPr>
              <w:pStyle w:val="Compact"/>
              <w:spacing w:before="36" w:after="36"/>
              <w:jc w:val="center"/>
              <w:rPr/>
            </w:pPr>
            <w:r>
              <w:rPr/>
              <w:t>8.3</w:t>
            </w:r>
          </w:p>
        </w:tc>
        <w:tc>
          <w:tcPr>
            <w:tcW w:w="664" w:type="dxa"/>
            <w:tcBorders/>
            <w:shd w:fill="auto" w:val="clear"/>
          </w:tcPr>
          <w:p>
            <w:pPr>
              <w:pStyle w:val="Compact"/>
              <w:spacing w:before="36" w:after="36"/>
              <w:jc w:val="center"/>
              <w:rPr/>
            </w:pPr>
            <w:r>
              <w:rPr/>
              <w:t>84.3</w:t>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5.75</w:t>
            </w:r>
          </w:p>
        </w:tc>
      </w:tr>
      <w:tr>
        <w:trPr/>
        <w:tc>
          <w:tcPr>
            <w:tcW w:w="1356" w:type="dxa"/>
            <w:tcBorders/>
            <w:shd w:fill="auto" w:val="clear"/>
          </w:tcPr>
          <w:p>
            <w:pPr>
              <w:pStyle w:val="Compact"/>
              <w:spacing w:before="36" w:after="36"/>
              <w:jc w:val="center"/>
              <w:rPr/>
            </w:pPr>
            <w:r>
              <w:rPr/>
              <w:t>Payne</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Triangle</w:t>
            </w:r>
          </w:p>
        </w:tc>
        <w:tc>
          <w:tcPr>
            <w:tcW w:w="1196" w:type="dxa"/>
            <w:tcBorders/>
            <w:shd w:fill="auto" w:val="clear"/>
          </w:tcPr>
          <w:p>
            <w:pPr>
              <w:pStyle w:val="Compact"/>
              <w:spacing w:before="36" w:after="36"/>
              <w:jc w:val="center"/>
              <w:rPr/>
            </w:pPr>
            <w:r>
              <w:rPr/>
              <w:t>9324.00</w:t>
            </w:r>
          </w:p>
        </w:tc>
        <w:tc>
          <w:tcPr>
            <w:tcW w:w="701" w:type="dxa"/>
            <w:tcBorders/>
            <w:shd w:fill="auto" w:val="clear"/>
          </w:tcPr>
          <w:p>
            <w:pPr>
              <w:pStyle w:val="Compact"/>
              <w:spacing w:before="36" w:after="36"/>
              <w:jc w:val="center"/>
              <w:rPr/>
            </w:pPr>
            <w:r>
              <w:rPr/>
              <w:t>8.3</w:t>
            </w:r>
          </w:p>
        </w:tc>
        <w:tc>
          <w:tcPr>
            <w:tcW w:w="664" w:type="dxa"/>
            <w:tcBorders/>
            <w:shd w:fill="auto" w:val="clear"/>
          </w:tcPr>
          <w:p>
            <w:pPr>
              <w:pStyle w:val="Compact"/>
              <w:spacing w:before="36" w:after="36"/>
              <w:jc w:val="center"/>
              <w:rPr/>
            </w:pPr>
            <w:r>
              <w:rPr/>
              <w:t>50.6</w:t>
            </w:r>
          </w:p>
        </w:tc>
        <w:tc>
          <w:tcPr>
            <w:tcW w:w="663" w:type="dxa"/>
            <w:tcBorders/>
            <w:shd w:fill="auto" w:val="clear"/>
          </w:tcPr>
          <w:p>
            <w:pPr>
              <w:pStyle w:val="Compact"/>
              <w:spacing w:before="36" w:after="36"/>
              <w:jc w:val="center"/>
              <w:rPr/>
            </w:pPr>
            <w:r>
              <w:rPr/>
              <w:t>95.9</w:t>
            </w:r>
          </w:p>
        </w:tc>
        <w:tc>
          <w:tcPr>
            <w:tcW w:w="818" w:type="dxa"/>
            <w:tcBorders/>
            <w:shd w:fill="auto" w:val="clear"/>
          </w:tcPr>
          <w:p>
            <w:pPr>
              <w:pStyle w:val="Compact"/>
              <w:spacing w:before="36" w:after="36"/>
              <w:jc w:val="center"/>
              <w:rPr/>
            </w:pPr>
            <w:r>
              <w:rPr/>
              <w:t>5.69</w:t>
            </w:r>
          </w:p>
        </w:tc>
      </w:tr>
      <w:tr>
        <w:trPr/>
        <w:tc>
          <w:tcPr>
            <w:tcW w:w="1356" w:type="dxa"/>
            <w:tcBorders/>
            <w:shd w:fill="auto" w:val="clear"/>
          </w:tcPr>
          <w:p>
            <w:pPr>
              <w:pStyle w:val="Compact"/>
              <w:spacing w:before="36" w:after="36"/>
              <w:jc w:val="center"/>
              <w:rPr/>
            </w:pPr>
            <w:r>
              <w:rPr/>
              <w:t>Payne</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Asymcur</w:t>
            </w:r>
          </w:p>
        </w:tc>
        <w:tc>
          <w:tcPr>
            <w:tcW w:w="1196" w:type="dxa"/>
            <w:tcBorders/>
            <w:shd w:fill="auto" w:val="clear"/>
          </w:tcPr>
          <w:p>
            <w:pPr>
              <w:pStyle w:val="Compact"/>
              <w:spacing w:before="36" w:after="36"/>
              <w:jc w:val="center"/>
              <w:rPr/>
            </w:pPr>
            <w:r>
              <w:rPr/>
              <w:t>12889.00</w:t>
            </w:r>
          </w:p>
        </w:tc>
        <w:tc>
          <w:tcPr>
            <w:tcW w:w="701" w:type="dxa"/>
            <w:tcBorders/>
            <w:shd w:fill="auto" w:val="clear"/>
          </w:tcPr>
          <w:p>
            <w:pPr>
              <w:pStyle w:val="Compact"/>
              <w:spacing w:before="36" w:after="36"/>
              <w:jc w:val="center"/>
              <w:rPr/>
            </w:pPr>
            <w:r>
              <w:rPr/>
              <w:t>0.6</w:t>
            </w:r>
          </w:p>
        </w:tc>
        <w:tc>
          <w:tcPr>
            <w:tcW w:w="664" w:type="dxa"/>
            <w:tcBorders/>
            <w:shd w:fill="auto" w:val="clear"/>
          </w:tcPr>
          <w:p>
            <w:pPr>
              <w:pStyle w:val="Compact"/>
              <w:spacing w:before="36" w:after="36"/>
              <w:jc w:val="center"/>
              <w:rPr/>
            </w:pPr>
            <w:r>
              <w:rPr/>
              <w:t>59</w:t>
            </w:r>
          </w:p>
        </w:tc>
        <w:tc>
          <w:tcPr>
            <w:tcW w:w="663" w:type="dxa"/>
            <w:tcBorders/>
            <w:shd w:fill="auto" w:val="clear"/>
          </w:tcPr>
          <w:p>
            <w:pPr>
              <w:pStyle w:val="Compact"/>
              <w:spacing w:before="36" w:after="36"/>
              <w:jc w:val="center"/>
              <w:rPr/>
            </w:pPr>
            <w:r>
              <w:rPr/>
              <w:t>78</w:t>
            </w:r>
          </w:p>
        </w:tc>
        <w:tc>
          <w:tcPr>
            <w:tcW w:w="818" w:type="dxa"/>
            <w:tcBorders/>
            <w:shd w:fill="auto" w:val="clear"/>
          </w:tcPr>
          <w:p>
            <w:pPr>
              <w:pStyle w:val="Compact"/>
              <w:spacing w:before="36" w:after="36"/>
              <w:jc w:val="center"/>
              <w:rPr/>
            </w:pPr>
            <w:r>
              <w:rPr/>
              <w:t>5.60</w:t>
            </w:r>
          </w:p>
        </w:tc>
      </w:tr>
      <w:tr>
        <w:trPr/>
        <w:tc>
          <w:tcPr>
            <w:tcW w:w="1356" w:type="dxa"/>
            <w:tcBorders/>
            <w:shd w:fill="auto" w:val="clear"/>
          </w:tcPr>
          <w:p>
            <w:pPr>
              <w:pStyle w:val="Compact"/>
              <w:spacing w:before="36" w:after="36"/>
              <w:jc w:val="center"/>
              <w:rPr/>
            </w:pPr>
            <w:r>
              <w:rPr/>
              <w:t>Serr</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Anderson</w:t>
            </w:r>
          </w:p>
        </w:tc>
        <w:tc>
          <w:tcPr>
            <w:tcW w:w="1196" w:type="dxa"/>
            <w:tcBorders/>
            <w:shd w:fill="auto" w:val="clear"/>
          </w:tcPr>
          <w:p>
            <w:pPr>
              <w:pStyle w:val="Compact"/>
              <w:spacing w:before="36" w:after="36"/>
              <w:jc w:val="center"/>
              <w:rPr/>
            </w:pPr>
            <w:r>
              <w:rPr/>
              <w:t>13091.00</w:t>
            </w:r>
          </w:p>
        </w:tc>
        <w:tc>
          <w:tcPr>
            <w:tcW w:w="701" w:type="dxa"/>
            <w:tcBorders/>
            <w:shd w:fill="auto" w:val="clear"/>
          </w:tcPr>
          <w:p>
            <w:pPr>
              <w:pStyle w:val="Compact"/>
              <w:spacing w:before="36" w:after="36"/>
              <w:jc w:val="center"/>
              <w:rPr/>
            </w:pPr>
            <w:r>
              <w:rPr/>
              <w:t>4</w:t>
            </w:r>
          </w:p>
        </w:tc>
        <w:tc>
          <w:tcPr>
            <w:tcW w:w="664" w:type="dxa"/>
            <w:tcBorders/>
            <w:shd w:fill="auto" w:val="clear"/>
          </w:tcPr>
          <w:p>
            <w:pPr>
              <w:pStyle w:val="Compact"/>
              <w:spacing w:before="36" w:after="36"/>
              <w:jc w:val="center"/>
              <w:rPr/>
            </w:pPr>
            <w:r>
              <w:rPr/>
              <w:t>25</w:t>
            </w:r>
          </w:p>
        </w:tc>
        <w:tc>
          <w:tcPr>
            <w:tcW w:w="663" w:type="dxa"/>
            <w:tcBorders/>
            <w:shd w:fill="auto" w:val="clear"/>
          </w:tcPr>
          <w:p>
            <w:pPr>
              <w:pStyle w:val="Compact"/>
              <w:spacing w:before="36" w:after="36"/>
              <w:jc w:val="center"/>
              <w:rPr/>
            </w:pPr>
            <w:r>
              <w:rPr/>
              <w:t>36</w:t>
            </w:r>
          </w:p>
        </w:tc>
        <w:tc>
          <w:tcPr>
            <w:tcW w:w="818" w:type="dxa"/>
            <w:tcBorders/>
            <w:shd w:fill="auto" w:val="clear"/>
          </w:tcPr>
          <w:p>
            <w:pPr>
              <w:pStyle w:val="Compact"/>
              <w:spacing w:before="36" w:after="36"/>
              <w:jc w:val="center"/>
              <w:rPr/>
            </w:pPr>
            <w:r>
              <w:rPr/>
              <w:t>6.44</w:t>
            </w:r>
          </w:p>
        </w:tc>
      </w:tr>
      <w:tr>
        <w:trPr/>
        <w:tc>
          <w:tcPr>
            <w:tcW w:w="1356" w:type="dxa"/>
            <w:tcBorders/>
            <w:shd w:fill="auto" w:val="clear"/>
          </w:tcPr>
          <w:p>
            <w:pPr>
              <w:pStyle w:val="Compact"/>
              <w:spacing w:before="36" w:after="36"/>
              <w:jc w:val="center"/>
              <w:rPr/>
            </w:pPr>
            <w:r>
              <w:rPr/>
              <w:t>Serr</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MinMax</w:t>
            </w:r>
          </w:p>
        </w:tc>
        <w:tc>
          <w:tcPr>
            <w:tcW w:w="1196" w:type="dxa"/>
            <w:tcBorders/>
            <w:shd w:fill="auto" w:val="clear"/>
          </w:tcPr>
          <w:p>
            <w:pPr>
              <w:pStyle w:val="Compact"/>
              <w:spacing w:before="36" w:after="36"/>
              <w:jc w:val="center"/>
              <w:rPr/>
            </w:pPr>
            <w:r>
              <w:rPr/>
              <w:t>140.00</w:t>
            </w:r>
          </w:p>
        </w:tc>
        <w:tc>
          <w:tcPr>
            <w:tcW w:w="701" w:type="dxa"/>
            <w:tcBorders/>
            <w:shd w:fill="auto" w:val="clear"/>
          </w:tcPr>
          <w:p>
            <w:pPr>
              <w:pStyle w:val="Compact"/>
              <w:spacing w:before="36" w:after="36"/>
              <w:jc w:val="center"/>
              <w:rPr/>
            </w:pPr>
            <w:r>
              <w:rPr/>
              <w:t>13.9</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5.34</w:t>
            </w:r>
          </w:p>
        </w:tc>
      </w:tr>
      <w:tr>
        <w:trPr/>
        <w:tc>
          <w:tcPr>
            <w:tcW w:w="1356" w:type="dxa"/>
            <w:tcBorders/>
            <w:shd w:fill="auto" w:val="clear"/>
          </w:tcPr>
          <w:p>
            <w:pPr>
              <w:pStyle w:val="Compact"/>
              <w:spacing w:before="36" w:after="36"/>
              <w:jc w:val="center"/>
              <w:rPr/>
            </w:pPr>
            <w:r>
              <w:rPr/>
              <w:t>Serr</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LinearDay</w:t>
            </w:r>
          </w:p>
        </w:tc>
        <w:tc>
          <w:tcPr>
            <w:tcW w:w="1196" w:type="dxa"/>
            <w:tcBorders/>
            <w:shd w:fill="auto" w:val="clear"/>
          </w:tcPr>
          <w:p>
            <w:pPr>
              <w:pStyle w:val="Compact"/>
              <w:spacing w:before="36" w:after="36"/>
              <w:jc w:val="center"/>
              <w:rPr/>
            </w:pPr>
            <w:r>
              <w:rPr/>
              <w:t>143.00</w:t>
            </w:r>
          </w:p>
        </w:tc>
        <w:tc>
          <w:tcPr>
            <w:tcW w:w="701" w:type="dxa"/>
            <w:tcBorders/>
            <w:shd w:fill="auto" w:val="clear"/>
          </w:tcPr>
          <w:p>
            <w:pPr>
              <w:pStyle w:val="Compact"/>
              <w:spacing w:before="36" w:after="36"/>
              <w:jc w:val="center"/>
              <w:rPr/>
            </w:pPr>
            <w:r>
              <w:rPr/>
              <w:t>13.1</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5.86</w:t>
            </w:r>
          </w:p>
        </w:tc>
      </w:tr>
      <w:tr>
        <w:trPr/>
        <w:tc>
          <w:tcPr>
            <w:tcW w:w="1356" w:type="dxa"/>
            <w:tcBorders/>
            <w:shd w:fill="auto" w:val="clear"/>
          </w:tcPr>
          <w:p>
            <w:pPr>
              <w:pStyle w:val="Compact"/>
              <w:spacing w:before="36" w:after="36"/>
              <w:jc w:val="center"/>
              <w:rPr/>
            </w:pPr>
            <w:r>
              <w:rPr/>
              <w:t>Serr</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LinearHour</w:t>
            </w:r>
          </w:p>
        </w:tc>
        <w:tc>
          <w:tcPr>
            <w:tcW w:w="1196" w:type="dxa"/>
            <w:tcBorders/>
            <w:shd w:fill="auto" w:val="clear"/>
          </w:tcPr>
          <w:p>
            <w:pPr>
              <w:pStyle w:val="Compact"/>
              <w:spacing w:before="36" w:after="36"/>
              <w:jc w:val="center"/>
              <w:rPr/>
            </w:pPr>
            <w:r>
              <w:rPr/>
              <w:t>2221.00</w:t>
            </w:r>
          </w:p>
        </w:tc>
        <w:tc>
          <w:tcPr>
            <w:tcW w:w="701" w:type="dxa"/>
            <w:tcBorders/>
            <w:shd w:fill="auto" w:val="clear"/>
          </w:tcPr>
          <w:p>
            <w:pPr>
              <w:pStyle w:val="Compact"/>
              <w:spacing w:before="36" w:after="36"/>
              <w:jc w:val="center"/>
              <w:rPr/>
            </w:pPr>
            <w:r>
              <w:rPr/>
              <w:t>16.2</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5.02</w:t>
            </w:r>
          </w:p>
        </w:tc>
      </w:tr>
      <w:tr>
        <w:trPr/>
        <w:tc>
          <w:tcPr>
            <w:tcW w:w="1356" w:type="dxa"/>
            <w:tcBorders/>
            <w:shd w:fill="auto" w:val="clear"/>
          </w:tcPr>
          <w:p>
            <w:pPr>
              <w:pStyle w:val="Compact"/>
              <w:spacing w:before="36" w:after="36"/>
              <w:jc w:val="center"/>
              <w:rPr/>
            </w:pPr>
            <w:r>
              <w:rPr/>
              <w:t>Serr</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Plateau</w:t>
            </w:r>
          </w:p>
        </w:tc>
        <w:tc>
          <w:tcPr>
            <w:tcW w:w="1196" w:type="dxa"/>
            <w:tcBorders/>
            <w:shd w:fill="auto" w:val="clear"/>
          </w:tcPr>
          <w:p>
            <w:pPr>
              <w:pStyle w:val="Compact"/>
              <w:spacing w:before="36" w:after="36"/>
              <w:jc w:val="center"/>
              <w:rPr/>
            </w:pPr>
            <w:r>
              <w:rPr/>
              <w:t>2204.00</w:t>
            </w:r>
          </w:p>
        </w:tc>
        <w:tc>
          <w:tcPr>
            <w:tcW w:w="701" w:type="dxa"/>
            <w:tcBorders/>
            <w:shd w:fill="auto" w:val="clear"/>
          </w:tcPr>
          <w:p>
            <w:pPr>
              <w:pStyle w:val="Compact"/>
              <w:spacing w:before="36" w:after="36"/>
              <w:jc w:val="center"/>
              <w:rPr/>
            </w:pPr>
            <w:r>
              <w:rPr/>
              <w:t>16.2</w:t>
            </w:r>
          </w:p>
        </w:tc>
        <w:tc>
          <w:tcPr>
            <w:tcW w:w="664" w:type="dxa"/>
            <w:tcBorders/>
            <w:shd w:fill="auto" w:val="clear"/>
          </w:tcPr>
          <w:p>
            <w:pPr>
              <w:pStyle w:val="Compact"/>
              <w:spacing w:before="36" w:after="36"/>
              <w:jc w:val="center"/>
              <w:rPr/>
            </w:pPr>
            <w:r>
              <w:rPr/>
              <w:t>32.9</w:t>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5.10</w:t>
            </w:r>
          </w:p>
        </w:tc>
      </w:tr>
      <w:tr>
        <w:trPr/>
        <w:tc>
          <w:tcPr>
            <w:tcW w:w="1356" w:type="dxa"/>
            <w:tcBorders/>
            <w:shd w:fill="auto" w:val="clear"/>
          </w:tcPr>
          <w:p>
            <w:pPr>
              <w:pStyle w:val="Compact"/>
              <w:spacing w:before="36" w:after="36"/>
              <w:jc w:val="center"/>
              <w:rPr/>
            </w:pPr>
            <w:r>
              <w:rPr/>
              <w:t>Serr</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Triangle</w:t>
            </w:r>
          </w:p>
        </w:tc>
        <w:tc>
          <w:tcPr>
            <w:tcW w:w="1196" w:type="dxa"/>
            <w:tcBorders/>
            <w:shd w:fill="auto" w:val="clear"/>
          </w:tcPr>
          <w:p>
            <w:pPr>
              <w:pStyle w:val="Compact"/>
              <w:spacing w:before="36" w:after="36"/>
              <w:jc w:val="center"/>
              <w:rPr/>
            </w:pPr>
            <w:r>
              <w:rPr/>
              <w:t>2195.00</w:t>
            </w:r>
          </w:p>
        </w:tc>
        <w:tc>
          <w:tcPr>
            <w:tcW w:w="701" w:type="dxa"/>
            <w:tcBorders/>
            <w:shd w:fill="auto" w:val="clear"/>
          </w:tcPr>
          <w:p>
            <w:pPr>
              <w:pStyle w:val="Compact"/>
              <w:spacing w:before="36" w:after="36"/>
              <w:jc w:val="center"/>
              <w:rPr/>
            </w:pPr>
            <w:r>
              <w:rPr/>
              <w:t>16.2</w:t>
            </w:r>
          </w:p>
        </w:tc>
        <w:tc>
          <w:tcPr>
            <w:tcW w:w="664" w:type="dxa"/>
            <w:tcBorders/>
            <w:shd w:fill="auto" w:val="clear"/>
          </w:tcPr>
          <w:p>
            <w:pPr>
              <w:pStyle w:val="Compact"/>
              <w:spacing w:before="36" w:after="36"/>
              <w:jc w:val="center"/>
              <w:rPr/>
            </w:pPr>
            <w:r>
              <w:rPr/>
              <w:t>35.7</w:t>
            </w:r>
          </w:p>
        </w:tc>
        <w:tc>
          <w:tcPr>
            <w:tcW w:w="663" w:type="dxa"/>
            <w:tcBorders/>
            <w:shd w:fill="auto" w:val="clear"/>
          </w:tcPr>
          <w:p>
            <w:pPr>
              <w:pStyle w:val="Compact"/>
              <w:spacing w:before="36" w:after="36"/>
              <w:jc w:val="center"/>
              <w:rPr/>
            </w:pPr>
            <w:r>
              <w:rPr/>
              <w:t>35.7</w:t>
            </w:r>
          </w:p>
        </w:tc>
        <w:tc>
          <w:tcPr>
            <w:tcW w:w="818" w:type="dxa"/>
            <w:tcBorders/>
            <w:shd w:fill="auto" w:val="clear"/>
          </w:tcPr>
          <w:p>
            <w:pPr>
              <w:pStyle w:val="Compact"/>
              <w:spacing w:before="36" w:after="36"/>
              <w:jc w:val="center"/>
              <w:rPr/>
            </w:pPr>
            <w:r>
              <w:rPr/>
              <w:t>5.52</w:t>
            </w:r>
          </w:p>
        </w:tc>
      </w:tr>
      <w:tr>
        <w:trPr/>
        <w:tc>
          <w:tcPr>
            <w:tcW w:w="1356" w:type="dxa"/>
            <w:tcBorders/>
            <w:shd w:fill="auto" w:val="clear"/>
          </w:tcPr>
          <w:p>
            <w:pPr>
              <w:pStyle w:val="Compact"/>
              <w:spacing w:before="36" w:after="36"/>
              <w:jc w:val="center"/>
              <w:rPr/>
            </w:pPr>
            <w:r>
              <w:rPr/>
              <w:t>Serr</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Asymcur</w:t>
            </w:r>
          </w:p>
        </w:tc>
        <w:tc>
          <w:tcPr>
            <w:tcW w:w="1196" w:type="dxa"/>
            <w:tcBorders/>
            <w:shd w:fill="auto" w:val="clear"/>
          </w:tcPr>
          <w:p>
            <w:pPr>
              <w:pStyle w:val="Compact"/>
              <w:spacing w:before="36" w:after="36"/>
              <w:jc w:val="center"/>
              <w:rPr/>
            </w:pPr>
            <w:r>
              <w:rPr/>
              <w:t>3170.00</w:t>
            </w:r>
          </w:p>
        </w:tc>
        <w:tc>
          <w:tcPr>
            <w:tcW w:w="701" w:type="dxa"/>
            <w:tcBorders/>
            <w:shd w:fill="auto" w:val="clear"/>
          </w:tcPr>
          <w:p>
            <w:pPr>
              <w:pStyle w:val="Compact"/>
              <w:spacing w:before="36" w:after="36"/>
              <w:jc w:val="center"/>
              <w:rPr/>
            </w:pPr>
            <w:r>
              <w:rPr/>
              <w:t>10</w:t>
            </w:r>
          </w:p>
        </w:tc>
        <w:tc>
          <w:tcPr>
            <w:tcW w:w="664" w:type="dxa"/>
            <w:tcBorders/>
            <w:shd w:fill="auto" w:val="clear"/>
          </w:tcPr>
          <w:p>
            <w:pPr>
              <w:pStyle w:val="Compact"/>
              <w:spacing w:before="36" w:after="36"/>
              <w:jc w:val="center"/>
              <w:rPr/>
            </w:pPr>
            <w:r>
              <w:rPr/>
              <w:t>56.2</w:t>
            </w:r>
          </w:p>
        </w:tc>
        <w:tc>
          <w:tcPr>
            <w:tcW w:w="663" w:type="dxa"/>
            <w:tcBorders/>
            <w:shd w:fill="auto" w:val="clear"/>
          </w:tcPr>
          <w:p>
            <w:pPr>
              <w:pStyle w:val="Compact"/>
              <w:spacing w:before="36" w:after="36"/>
              <w:jc w:val="center"/>
              <w:rPr/>
            </w:pPr>
            <w:r>
              <w:rPr/>
              <w:t>76</w:t>
            </w:r>
          </w:p>
        </w:tc>
        <w:tc>
          <w:tcPr>
            <w:tcW w:w="818" w:type="dxa"/>
            <w:tcBorders/>
            <w:shd w:fill="auto" w:val="clear"/>
          </w:tcPr>
          <w:p>
            <w:pPr>
              <w:pStyle w:val="Compact"/>
              <w:spacing w:before="36" w:after="36"/>
              <w:jc w:val="center"/>
              <w:rPr/>
            </w:pPr>
            <w:r>
              <w:rPr/>
              <w:t>5.29</w:t>
            </w:r>
          </w:p>
        </w:tc>
      </w:tr>
      <w:tr>
        <w:trPr/>
        <w:tc>
          <w:tcPr>
            <w:tcW w:w="1356" w:type="dxa"/>
            <w:tcBorders/>
            <w:shd w:fill="auto" w:val="clear"/>
          </w:tcPr>
          <w:p>
            <w:pPr>
              <w:pStyle w:val="Compact"/>
              <w:spacing w:before="36" w:after="36"/>
              <w:jc w:val="center"/>
              <w:rPr/>
            </w:pPr>
            <w:r>
              <w:rPr/>
              <w:t>Tehama</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Anderson</w:t>
            </w:r>
          </w:p>
        </w:tc>
        <w:tc>
          <w:tcPr>
            <w:tcW w:w="1196" w:type="dxa"/>
            <w:tcBorders/>
            <w:shd w:fill="auto" w:val="clear"/>
          </w:tcPr>
          <w:p>
            <w:pPr>
              <w:pStyle w:val="Compact"/>
              <w:spacing w:before="36" w:after="36"/>
              <w:jc w:val="center"/>
              <w:rPr/>
            </w:pPr>
            <w:r>
              <w:rPr/>
              <w:t>14787.00</w:t>
            </w:r>
          </w:p>
        </w:tc>
        <w:tc>
          <w:tcPr>
            <w:tcW w:w="701" w:type="dxa"/>
            <w:tcBorders/>
            <w:shd w:fill="auto" w:val="clear"/>
          </w:tcPr>
          <w:p>
            <w:pPr>
              <w:pStyle w:val="Compact"/>
              <w:spacing w:before="36" w:after="36"/>
              <w:jc w:val="center"/>
              <w:rPr/>
            </w:pPr>
            <w:r>
              <w:rPr/>
              <w:t>4</w:t>
            </w:r>
          </w:p>
        </w:tc>
        <w:tc>
          <w:tcPr>
            <w:tcW w:w="664" w:type="dxa"/>
            <w:tcBorders/>
            <w:shd w:fill="auto" w:val="clear"/>
          </w:tcPr>
          <w:p>
            <w:pPr>
              <w:pStyle w:val="Compact"/>
              <w:spacing w:before="36" w:after="36"/>
              <w:jc w:val="center"/>
              <w:rPr/>
            </w:pPr>
            <w:r>
              <w:rPr/>
              <w:t>25</w:t>
            </w:r>
          </w:p>
        </w:tc>
        <w:tc>
          <w:tcPr>
            <w:tcW w:w="663" w:type="dxa"/>
            <w:tcBorders/>
            <w:shd w:fill="auto" w:val="clear"/>
          </w:tcPr>
          <w:p>
            <w:pPr>
              <w:pStyle w:val="Compact"/>
              <w:spacing w:before="36" w:after="36"/>
              <w:jc w:val="center"/>
              <w:rPr/>
            </w:pPr>
            <w:r>
              <w:rPr/>
              <w:t>36</w:t>
            </w:r>
          </w:p>
        </w:tc>
        <w:tc>
          <w:tcPr>
            <w:tcW w:w="818" w:type="dxa"/>
            <w:tcBorders/>
            <w:shd w:fill="auto" w:val="clear"/>
          </w:tcPr>
          <w:p>
            <w:pPr>
              <w:pStyle w:val="Compact"/>
              <w:spacing w:before="36" w:after="36"/>
              <w:jc w:val="center"/>
              <w:rPr/>
            </w:pPr>
            <w:r>
              <w:rPr/>
              <w:t>4.87</w:t>
            </w:r>
          </w:p>
        </w:tc>
      </w:tr>
      <w:tr>
        <w:trPr/>
        <w:tc>
          <w:tcPr>
            <w:tcW w:w="1356" w:type="dxa"/>
            <w:tcBorders/>
            <w:shd w:fill="auto" w:val="clear"/>
          </w:tcPr>
          <w:p>
            <w:pPr>
              <w:pStyle w:val="Compact"/>
              <w:spacing w:before="36" w:after="36"/>
              <w:jc w:val="center"/>
              <w:rPr/>
            </w:pPr>
            <w:r>
              <w:rPr/>
              <w:t>Tehama</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MinMax</w:t>
            </w:r>
          </w:p>
        </w:tc>
        <w:tc>
          <w:tcPr>
            <w:tcW w:w="1196" w:type="dxa"/>
            <w:tcBorders/>
            <w:shd w:fill="auto" w:val="clear"/>
          </w:tcPr>
          <w:p>
            <w:pPr>
              <w:pStyle w:val="Compact"/>
              <w:spacing w:before="36" w:after="36"/>
              <w:jc w:val="center"/>
              <w:rPr/>
            </w:pPr>
            <w:r>
              <w:rPr/>
              <w:t>269.00</w:t>
            </w:r>
          </w:p>
        </w:tc>
        <w:tc>
          <w:tcPr>
            <w:tcW w:w="701" w:type="dxa"/>
            <w:tcBorders/>
            <w:shd w:fill="auto" w:val="clear"/>
          </w:tcPr>
          <w:p>
            <w:pPr>
              <w:pStyle w:val="Compact"/>
              <w:spacing w:before="36" w:after="36"/>
              <w:jc w:val="center"/>
              <w:rPr/>
            </w:pPr>
            <w:r>
              <w:rPr/>
              <w:t>10.9</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5.17</w:t>
            </w:r>
          </w:p>
        </w:tc>
      </w:tr>
      <w:tr>
        <w:trPr/>
        <w:tc>
          <w:tcPr>
            <w:tcW w:w="1356" w:type="dxa"/>
            <w:tcBorders/>
            <w:shd w:fill="auto" w:val="clear"/>
          </w:tcPr>
          <w:p>
            <w:pPr>
              <w:pStyle w:val="Compact"/>
              <w:spacing w:before="36" w:after="36"/>
              <w:jc w:val="center"/>
              <w:rPr/>
            </w:pPr>
            <w:r>
              <w:rPr/>
              <w:t>Tehama</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LinearDay</w:t>
            </w:r>
          </w:p>
        </w:tc>
        <w:tc>
          <w:tcPr>
            <w:tcW w:w="1196" w:type="dxa"/>
            <w:tcBorders/>
            <w:shd w:fill="auto" w:val="clear"/>
          </w:tcPr>
          <w:p>
            <w:pPr>
              <w:pStyle w:val="Compact"/>
              <w:spacing w:before="36" w:after="36"/>
              <w:jc w:val="center"/>
              <w:rPr/>
            </w:pPr>
            <w:r>
              <w:rPr/>
              <w:t>52.00</w:t>
            </w:r>
          </w:p>
        </w:tc>
        <w:tc>
          <w:tcPr>
            <w:tcW w:w="701" w:type="dxa"/>
            <w:tcBorders/>
            <w:shd w:fill="auto" w:val="clear"/>
          </w:tcPr>
          <w:p>
            <w:pPr>
              <w:pStyle w:val="Compact"/>
              <w:spacing w:before="36" w:after="36"/>
              <w:jc w:val="center"/>
              <w:rPr/>
            </w:pPr>
            <w:r>
              <w:rPr/>
              <w:t>14.6</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5.08</w:t>
            </w:r>
          </w:p>
        </w:tc>
      </w:tr>
      <w:tr>
        <w:trPr/>
        <w:tc>
          <w:tcPr>
            <w:tcW w:w="1356" w:type="dxa"/>
            <w:tcBorders/>
            <w:shd w:fill="auto" w:val="clear"/>
          </w:tcPr>
          <w:p>
            <w:pPr>
              <w:pStyle w:val="Compact"/>
              <w:spacing w:before="36" w:after="36"/>
              <w:jc w:val="center"/>
              <w:rPr/>
            </w:pPr>
            <w:r>
              <w:rPr/>
              <w:t>Tehama</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LinearHour</w:t>
            </w:r>
          </w:p>
        </w:tc>
        <w:tc>
          <w:tcPr>
            <w:tcW w:w="1196" w:type="dxa"/>
            <w:tcBorders/>
            <w:shd w:fill="auto" w:val="clear"/>
          </w:tcPr>
          <w:p>
            <w:pPr>
              <w:pStyle w:val="Compact"/>
              <w:spacing w:before="36" w:after="36"/>
              <w:jc w:val="center"/>
              <w:rPr/>
            </w:pPr>
            <w:r>
              <w:rPr/>
              <w:t>8384.00</w:t>
            </w:r>
          </w:p>
        </w:tc>
        <w:tc>
          <w:tcPr>
            <w:tcW w:w="701" w:type="dxa"/>
            <w:tcBorders/>
            <w:shd w:fill="auto" w:val="clear"/>
          </w:tcPr>
          <w:p>
            <w:pPr>
              <w:pStyle w:val="Compact"/>
              <w:spacing w:before="36" w:after="36"/>
              <w:jc w:val="center"/>
              <w:rPr/>
            </w:pPr>
            <w:r>
              <w:rPr/>
              <w:t>8.2</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5.20</w:t>
            </w:r>
          </w:p>
        </w:tc>
      </w:tr>
      <w:tr>
        <w:trPr/>
        <w:tc>
          <w:tcPr>
            <w:tcW w:w="1356" w:type="dxa"/>
            <w:tcBorders/>
            <w:shd w:fill="auto" w:val="clear"/>
          </w:tcPr>
          <w:p>
            <w:pPr>
              <w:pStyle w:val="Compact"/>
              <w:spacing w:before="36" w:after="36"/>
              <w:jc w:val="center"/>
              <w:rPr/>
            </w:pPr>
            <w:r>
              <w:rPr/>
              <w:t>Tehama</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Plateau</w:t>
            </w:r>
          </w:p>
        </w:tc>
        <w:tc>
          <w:tcPr>
            <w:tcW w:w="1196" w:type="dxa"/>
            <w:tcBorders/>
            <w:shd w:fill="auto" w:val="clear"/>
          </w:tcPr>
          <w:p>
            <w:pPr>
              <w:pStyle w:val="Compact"/>
              <w:spacing w:before="36" w:after="36"/>
              <w:jc w:val="center"/>
              <w:rPr/>
            </w:pPr>
            <w:r>
              <w:rPr/>
              <w:t>7474.00</w:t>
            </w:r>
          </w:p>
        </w:tc>
        <w:tc>
          <w:tcPr>
            <w:tcW w:w="701" w:type="dxa"/>
            <w:tcBorders/>
            <w:shd w:fill="auto" w:val="clear"/>
          </w:tcPr>
          <w:p>
            <w:pPr>
              <w:pStyle w:val="Compact"/>
              <w:spacing w:before="36" w:after="36"/>
              <w:jc w:val="center"/>
              <w:rPr/>
            </w:pPr>
            <w:r>
              <w:rPr/>
              <w:t>8.8</w:t>
            </w:r>
          </w:p>
        </w:tc>
        <w:tc>
          <w:tcPr>
            <w:tcW w:w="664" w:type="dxa"/>
            <w:tcBorders/>
            <w:shd w:fill="auto" w:val="clear"/>
          </w:tcPr>
          <w:p>
            <w:pPr>
              <w:pStyle w:val="Compact"/>
              <w:spacing w:before="36" w:after="36"/>
              <w:jc w:val="center"/>
              <w:rPr/>
            </w:pPr>
            <w:r>
              <w:rPr/>
              <w:t>24.8</w:t>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5.61</w:t>
            </w:r>
          </w:p>
        </w:tc>
      </w:tr>
      <w:tr>
        <w:trPr/>
        <w:tc>
          <w:tcPr>
            <w:tcW w:w="1356" w:type="dxa"/>
            <w:tcBorders/>
            <w:shd w:fill="auto" w:val="clear"/>
          </w:tcPr>
          <w:p>
            <w:pPr>
              <w:pStyle w:val="Compact"/>
              <w:spacing w:before="36" w:after="36"/>
              <w:jc w:val="center"/>
              <w:rPr/>
            </w:pPr>
            <w:r>
              <w:rPr/>
              <w:t>Tehama</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Triangle</w:t>
            </w:r>
          </w:p>
        </w:tc>
        <w:tc>
          <w:tcPr>
            <w:tcW w:w="1196" w:type="dxa"/>
            <w:tcBorders/>
            <w:shd w:fill="auto" w:val="clear"/>
          </w:tcPr>
          <w:p>
            <w:pPr>
              <w:pStyle w:val="Compact"/>
              <w:spacing w:before="36" w:after="36"/>
              <w:jc w:val="center"/>
              <w:rPr/>
            </w:pPr>
            <w:r>
              <w:rPr/>
              <w:t>6874.00</w:t>
            </w:r>
          </w:p>
        </w:tc>
        <w:tc>
          <w:tcPr>
            <w:tcW w:w="701" w:type="dxa"/>
            <w:tcBorders/>
            <w:shd w:fill="auto" w:val="clear"/>
          </w:tcPr>
          <w:p>
            <w:pPr>
              <w:pStyle w:val="Compact"/>
              <w:spacing w:before="36" w:after="36"/>
              <w:jc w:val="center"/>
              <w:rPr/>
            </w:pPr>
            <w:r>
              <w:rPr/>
              <w:t>9.4</w:t>
            </w:r>
          </w:p>
        </w:tc>
        <w:tc>
          <w:tcPr>
            <w:tcW w:w="664" w:type="dxa"/>
            <w:tcBorders/>
            <w:shd w:fill="auto" w:val="clear"/>
          </w:tcPr>
          <w:p>
            <w:pPr>
              <w:pStyle w:val="Compact"/>
              <w:spacing w:before="36" w:after="36"/>
              <w:jc w:val="center"/>
              <w:rPr/>
            </w:pPr>
            <w:r>
              <w:rPr/>
              <w:t>24.8</w:t>
            </w:r>
          </w:p>
        </w:tc>
        <w:tc>
          <w:tcPr>
            <w:tcW w:w="663" w:type="dxa"/>
            <w:tcBorders/>
            <w:shd w:fill="auto" w:val="clear"/>
          </w:tcPr>
          <w:p>
            <w:pPr>
              <w:pStyle w:val="Compact"/>
              <w:spacing w:before="36" w:after="36"/>
              <w:jc w:val="center"/>
              <w:rPr/>
            </w:pPr>
            <w:r>
              <w:rPr/>
              <w:t>74.9</w:t>
            </w:r>
          </w:p>
        </w:tc>
        <w:tc>
          <w:tcPr>
            <w:tcW w:w="818" w:type="dxa"/>
            <w:tcBorders/>
            <w:shd w:fill="auto" w:val="clear"/>
          </w:tcPr>
          <w:p>
            <w:pPr>
              <w:pStyle w:val="Compact"/>
              <w:spacing w:before="36" w:after="36"/>
              <w:jc w:val="center"/>
              <w:rPr/>
            </w:pPr>
            <w:r>
              <w:rPr/>
              <w:t>6.18</w:t>
            </w:r>
          </w:p>
        </w:tc>
      </w:tr>
      <w:tr>
        <w:trPr/>
        <w:tc>
          <w:tcPr>
            <w:tcW w:w="1356" w:type="dxa"/>
            <w:tcBorders/>
            <w:shd w:fill="auto" w:val="clear"/>
          </w:tcPr>
          <w:p>
            <w:pPr>
              <w:pStyle w:val="Compact"/>
              <w:spacing w:before="36" w:after="36"/>
              <w:jc w:val="center"/>
              <w:rPr/>
            </w:pPr>
            <w:r>
              <w:rPr/>
              <w:t>Tehama</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Asymcur</w:t>
            </w:r>
          </w:p>
        </w:tc>
        <w:tc>
          <w:tcPr>
            <w:tcW w:w="1196" w:type="dxa"/>
            <w:tcBorders/>
            <w:shd w:fill="auto" w:val="clear"/>
          </w:tcPr>
          <w:p>
            <w:pPr>
              <w:pStyle w:val="Compact"/>
              <w:spacing w:before="36" w:after="36"/>
              <w:jc w:val="center"/>
              <w:rPr/>
            </w:pPr>
            <w:r>
              <w:rPr/>
              <w:t>8201.00</w:t>
            </w:r>
          </w:p>
        </w:tc>
        <w:tc>
          <w:tcPr>
            <w:tcW w:w="701" w:type="dxa"/>
            <w:tcBorders/>
            <w:shd w:fill="auto" w:val="clear"/>
          </w:tcPr>
          <w:p>
            <w:pPr>
              <w:pStyle w:val="Compact"/>
              <w:spacing w:before="36" w:after="36"/>
              <w:jc w:val="center"/>
              <w:rPr/>
            </w:pPr>
            <w:r>
              <w:rPr/>
              <w:t>9.7</w:t>
            </w:r>
          </w:p>
        </w:tc>
        <w:tc>
          <w:tcPr>
            <w:tcW w:w="664" w:type="dxa"/>
            <w:tcBorders/>
            <w:shd w:fill="auto" w:val="clear"/>
          </w:tcPr>
          <w:p>
            <w:pPr>
              <w:pStyle w:val="Compact"/>
              <w:spacing w:before="36" w:after="36"/>
              <w:jc w:val="center"/>
              <w:rPr/>
            </w:pPr>
            <w:r>
              <w:rPr/>
              <w:t>27.6</w:t>
            </w:r>
          </w:p>
        </w:tc>
        <w:tc>
          <w:tcPr>
            <w:tcW w:w="663" w:type="dxa"/>
            <w:tcBorders/>
            <w:shd w:fill="auto" w:val="clear"/>
          </w:tcPr>
          <w:p>
            <w:pPr>
              <w:pStyle w:val="Compact"/>
              <w:spacing w:before="36" w:after="36"/>
              <w:jc w:val="center"/>
              <w:rPr/>
            </w:pPr>
            <w:r>
              <w:rPr/>
              <w:t>33.8</w:t>
            </w:r>
          </w:p>
        </w:tc>
        <w:tc>
          <w:tcPr>
            <w:tcW w:w="818" w:type="dxa"/>
            <w:tcBorders/>
            <w:shd w:fill="auto" w:val="clear"/>
          </w:tcPr>
          <w:p>
            <w:pPr>
              <w:pStyle w:val="Compact"/>
              <w:spacing w:before="36" w:after="36"/>
              <w:jc w:val="center"/>
              <w:rPr/>
            </w:pPr>
            <w:r>
              <w:rPr/>
              <w:t>6.26</w:t>
            </w:r>
          </w:p>
        </w:tc>
      </w:tr>
      <w:tr>
        <w:trPr/>
        <w:tc>
          <w:tcPr>
            <w:tcW w:w="1356" w:type="dxa"/>
            <w:tcBorders/>
            <w:shd w:fill="auto" w:val="clear"/>
          </w:tcPr>
          <w:p>
            <w:pPr>
              <w:pStyle w:val="Compact"/>
              <w:spacing w:before="36" w:after="36"/>
              <w:jc w:val="center"/>
              <w:rPr/>
            </w:pPr>
            <w:r>
              <w:rPr/>
              <w:t>Tulare</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Anderson</w:t>
            </w:r>
          </w:p>
        </w:tc>
        <w:tc>
          <w:tcPr>
            <w:tcW w:w="1196" w:type="dxa"/>
            <w:tcBorders/>
            <w:shd w:fill="auto" w:val="clear"/>
          </w:tcPr>
          <w:p>
            <w:pPr>
              <w:pStyle w:val="Compact"/>
              <w:spacing w:before="36" w:after="36"/>
              <w:jc w:val="center"/>
              <w:rPr/>
            </w:pPr>
            <w:r>
              <w:rPr/>
              <w:t>11941.00</w:t>
            </w:r>
          </w:p>
        </w:tc>
        <w:tc>
          <w:tcPr>
            <w:tcW w:w="701" w:type="dxa"/>
            <w:tcBorders/>
            <w:shd w:fill="auto" w:val="clear"/>
          </w:tcPr>
          <w:p>
            <w:pPr>
              <w:pStyle w:val="Compact"/>
              <w:spacing w:before="36" w:after="36"/>
              <w:jc w:val="center"/>
              <w:rPr/>
            </w:pPr>
            <w:r>
              <w:rPr/>
              <w:t>4</w:t>
            </w:r>
          </w:p>
        </w:tc>
        <w:tc>
          <w:tcPr>
            <w:tcW w:w="664" w:type="dxa"/>
            <w:tcBorders/>
            <w:shd w:fill="auto" w:val="clear"/>
          </w:tcPr>
          <w:p>
            <w:pPr>
              <w:pStyle w:val="Compact"/>
              <w:spacing w:before="36" w:after="36"/>
              <w:jc w:val="center"/>
              <w:rPr/>
            </w:pPr>
            <w:r>
              <w:rPr/>
              <w:t>25</w:t>
            </w:r>
          </w:p>
        </w:tc>
        <w:tc>
          <w:tcPr>
            <w:tcW w:w="663" w:type="dxa"/>
            <w:tcBorders/>
            <w:shd w:fill="auto" w:val="clear"/>
          </w:tcPr>
          <w:p>
            <w:pPr>
              <w:pStyle w:val="Compact"/>
              <w:spacing w:before="36" w:after="36"/>
              <w:jc w:val="center"/>
              <w:rPr/>
            </w:pPr>
            <w:r>
              <w:rPr/>
              <w:t>36</w:t>
            </w:r>
          </w:p>
        </w:tc>
        <w:tc>
          <w:tcPr>
            <w:tcW w:w="818" w:type="dxa"/>
            <w:tcBorders/>
            <w:shd w:fill="auto" w:val="clear"/>
          </w:tcPr>
          <w:p>
            <w:pPr>
              <w:pStyle w:val="Compact"/>
              <w:spacing w:before="36" w:after="36"/>
              <w:jc w:val="center"/>
              <w:rPr/>
            </w:pPr>
            <w:r>
              <w:rPr/>
              <w:t>5.79</w:t>
            </w:r>
          </w:p>
        </w:tc>
      </w:tr>
      <w:tr>
        <w:trPr/>
        <w:tc>
          <w:tcPr>
            <w:tcW w:w="1356" w:type="dxa"/>
            <w:tcBorders/>
            <w:shd w:fill="auto" w:val="clear"/>
          </w:tcPr>
          <w:p>
            <w:pPr>
              <w:pStyle w:val="Compact"/>
              <w:spacing w:before="36" w:after="36"/>
              <w:jc w:val="center"/>
              <w:rPr/>
            </w:pPr>
            <w:r>
              <w:rPr/>
              <w:t>Tulare</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MinMax</w:t>
            </w:r>
          </w:p>
        </w:tc>
        <w:tc>
          <w:tcPr>
            <w:tcW w:w="1196" w:type="dxa"/>
            <w:tcBorders/>
            <w:shd w:fill="auto" w:val="clear"/>
          </w:tcPr>
          <w:p>
            <w:pPr>
              <w:pStyle w:val="Compact"/>
              <w:spacing w:before="36" w:after="36"/>
              <w:jc w:val="center"/>
              <w:rPr/>
            </w:pPr>
            <w:r>
              <w:rPr/>
              <w:t>427.00</w:t>
            </w:r>
          </w:p>
        </w:tc>
        <w:tc>
          <w:tcPr>
            <w:tcW w:w="701" w:type="dxa"/>
            <w:tcBorders/>
            <w:shd w:fill="auto" w:val="clear"/>
          </w:tcPr>
          <w:p>
            <w:pPr>
              <w:pStyle w:val="Compact"/>
              <w:spacing w:before="36" w:after="36"/>
              <w:jc w:val="center"/>
              <w:rPr/>
            </w:pPr>
            <w:r>
              <w:rPr/>
              <w:t>6.3</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6.76</w:t>
            </w:r>
          </w:p>
        </w:tc>
      </w:tr>
      <w:tr>
        <w:trPr/>
        <w:tc>
          <w:tcPr>
            <w:tcW w:w="1356" w:type="dxa"/>
            <w:tcBorders/>
            <w:shd w:fill="auto" w:val="clear"/>
          </w:tcPr>
          <w:p>
            <w:pPr>
              <w:pStyle w:val="Compact"/>
              <w:spacing w:before="36" w:after="36"/>
              <w:jc w:val="center"/>
              <w:rPr/>
            </w:pPr>
            <w:r>
              <w:rPr/>
              <w:t>Tulare</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LinearDay</w:t>
            </w:r>
          </w:p>
        </w:tc>
        <w:tc>
          <w:tcPr>
            <w:tcW w:w="1196" w:type="dxa"/>
            <w:tcBorders/>
            <w:shd w:fill="auto" w:val="clear"/>
          </w:tcPr>
          <w:p>
            <w:pPr>
              <w:pStyle w:val="Compact"/>
              <w:spacing w:before="36" w:after="36"/>
              <w:jc w:val="center"/>
              <w:rPr/>
            </w:pPr>
            <w:r>
              <w:rPr/>
              <w:t>108.00</w:t>
            </w:r>
          </w:p>
        </w:tc>
        <w:tc>
          <w:tcPr>
            <w:tcW w:w="701" w:type="dxa"/>
            <w:tcBorders/>
            <w:shd w:fill="auto" w:val="clear"/>
          </w:tcPr>
          <w:p>
            <w:pPr>
              <w:pStyle w:val="Compact"/>
              <w:spacing w:before="36" w:after="36"/>
              <w:jc w:val="center"/>
              <w:rPr/>
            </w:pPr>
            <w:r>
              <w:rPr/>
              <w:t>12.7</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6.60</w:t>
            </w:r>
          </w:p>
        </w:tc>
      </w:tr>
      <w:tr>
        <w:trPr/>
        <w:tc>
          <w:tcPr>
            <w:tcW w:w="1356" w:type="dxa"/>
            <w:tcBorders/>
            <w:shd w:fill="auto" w:val="clear"/>
          </w:tcPr>
          <w:p>
            <w:pPr>
              <w:pStyle w:val="Compact"/>
              <w:spacing w:before="36" w:after="36"/>
              <w:jc w:val="center"/>
              <w:rPr/>
            </w:pPr>
            <w:r>
              <w:rPr/>
              <w:t>Tulare</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LinearHour</w:t>
            </w:r>
          </w:p>
        </w:tc>
        <w:tc>
          <w:tcPr>
            <w:tcW w:w="1196" w:type="dxa"/>
            <w:tcBorders/>
            <w:shd w:fill="auto" w:val="clear"/>
          </w:tcPr>
          <w:p>
            <w:pPr>
              <w:pStyle w:val="Compact"/>
              <w:spacing w:before="36" w:after="36"/>
              <w:jc w:val="center"/>
              <w:rPr/>
            </w:pPr>
            <w:r>
              <w:rPr/>
              <w:t>8695.00</w:t>
            </w:r>
          </w:p>
        </w:tc>
        <w:tc>
          <w:tcPr>
            <w:tcW w:w="701" w:type="dxa"/>
            <w:tcBorders/>
            <w:shd w:fill="auto" w:val="clear"/>
          </w:tcPr>
          <w:p>
            <w:pPr>
              <w:pStyle w:val="Compact"/>
              <w:spacing w:before="36" w:after="36"/>
              <w:jc w:val="center"/>
              <w:rPr/>
            </w:pPr>
            <w:r>
              <w:rPr/>
              <w:t>7.4</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6.23</w:t>
            </w:r>
          </w:p>
        </w:tc>
      </w:tr>
      <w:tr>
        <w:trPr/>
        <w:tc>
          <w:tcPr>
            <w:tcW w:w="1356" w:type="dxa"/>
            <w:tcBorders/>
            <w:shd w:fill="auto" w:val="clear"/>
          </w:tcPr>
          <w:p>
            <w:pPr>
              <w:pStyle w:val="Compact"/>
              <w:spacing w:before="36" w:after="36"/>
              <w:jc w:val="center"/>
              <w:rPr/>
            </w:pPr>
            <w:r>
              <w:rPr/>
              <w:t>Tulare</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Plateau</w:t>
            </w:r>
          </w:p>
        </w:tc>
        <w:tc>
          <w:tcPr>
            <w:tcW w:w="1196" w:type="dxa"/>
            <w:tcBorders/>
            <w:shd w:fill="auto" w:val="clear"/>
          </w:tcPr>
          <w:p>
            <w:pPr>
              <w:pStyle w:val="Compact"/>
              <w:spacing w:before="36" w:after="36"/>
              <w:jc w:val="center"/>
              <w:rPr/>
            </w:pPr>
            <w:r>
              <w:rPr/>
              <w:t>4904.00</w:t>
            </w:r>
          </w:p>
        </w:tc>
        <w:tc>
          <w:tcPr>
            <w:tcW w:w="701" w:type="dxa"/>
            <w:tcBorders/>
            <w:shd w:fill="auto" w:val="clear"/>
          </w:tcPr>
          <w:p>
            <w:pPr>
              <w:pStyle w:val="Compact"/>
              <w:spacing w:before="36" w:after="36"/>
              <w:jc w:val="center"/>
              <w:rPr/>
            </w:pPr>
            <w:r>
              <w:rPr/>
              <w:t>11.1</w:t>
            </w:r>
          </w:p>
        </w:tc>
        <w:tc>
          <w:tcPr>
            <w:tcW w:w="664" w:type="dxa"/>
            <w:tcBorders/>
            <w:shd w:fill="auto" w:val="clear"/>
          </w:tcPr>
          <w:p>
            <w:pPr>
              <w:pStyle w:val="Compact"/>
              <w:spacing w:before="36" w:after="36"/>
              <w:jc w:val="center"/>
              <w:rPr/>
            </w:pPr>
            <w:r>
              <w:rPr/>
              <w:t>22.4</w:t>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6.55</w:t>
            </w:r>
          </w:p>
        </w:tc>
      </w:tr>
      <w:tr>
        <w:trPr/>
        <w:tc>
          <w:tcPr>
            <w:tcW w:w="1356" w:type="dxa"/>
            <w:tcBorders/>
            <w:shd w:fill="auto" w:val="clear"/>
          </w:tcPr>
          <w:p>
            <w:pPr>
              <w:pStyle w:val="Compact"/>
              <w:spacing w:before="36" w:after="36"/>
              <w:jc w:val="center"/>
              <w:rPr/>
            </w:pPr>
            <w:r>
              <w:rPr/>
              <w:t>Tulare</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Triangle</w:t>
            </w:r>
          </w:p>
        </w:tc>
        <w:tc>
          <w:tcPr>
            <w:tcW w:w="1196" w:type="dxa"/>
            <w:tcBorders/>
            <w:shd w:fill="auto" w:val="clear"/>
          </w:tcPr>
          <w:p>
            <w:pPr>
              <w:pStyle w:val="Compact"/>
              <w:spacing w:before="36" w:after="36"/>
              <w:jc w:val="center"/>
              <w:rPr/>
            </w:pPr>
            <w:r>
              <w:rPr/>
              <w:t>7054.00</w:t>
            </w:r>
          </w:p>
        </w:tc>
        <w:tc>
          <w:tcPr>
            <w:tcW w:w="701" w:type="dxa"/>
            <w:tcBorders/>
            <w:shd w:fill="auto" w:val="clear"/>
          </w:tcPr>
          <w:p>
            <w:pPr>
              <w:pStyle w:val="Compact"/>
              <w:spacing w:before="36" w:after="36"/>
              <w:jc w:val="center"/>
              <w:rPr/>
            </w:pPr>
            <w:r>
              <w:rPr/>
              <w:t>8.3</w:t>
            </w:r>
          </w:p>
        </w:tc>
        <w:tc>
          <w:tcPr>
            <w:tcW w:w="664" w:type="dxa"/>
            <w:tcBorders/>
            <w:shd w:fill="auto" w:val="clear"/>
          </w:tcPr>
          <w:p>
            <w:pPr>
              <w:pStyle w:val="Compact"/>
              <w:spacing w:before="36" w:after="36"/>
              <w:jc w:val="center"/>
              <w:rPr/>
            </w:pPr>
            <w:r>
              <w:rPr/>
              <w:t>26.9</w:t>
            </w:r>
          </w:p>
        </w:tc>
        <w:tc>
          <w:tcPr>
            <w:tcW w:w="663" w:type="dxa"/>
            <w:tcBorders/>
            <w:shd w:fill="auto" w:val="clear"/>
          </w:tcPr>
          <w:p>
            <w:pPr>
              <w:pStyle w:val="Compact"/>
              <w:spacing w:before="36" w:after="36"/>
              <w:jc w:val="center"/>
              <w:rPr/>
            </w:pPr>
            <w:r>
              <w:rPr/>
              <w:t>27.2</w:t>
            </w:r>
          </w:p>
        </w:tc>
        <w:tc>
          <w:tcPr>
            <w:tcW w:w="818" w:type="dxa"/>
            <w:tcBorders/>
            <w:shd w:fill="auto" w:val="clear"/>
          </w:tcPr>
          <w:p>
            <w:pPr>
              <w:pStyle w:val="Compact"/>
              <w:spacing w:before="36" w:after="36"/>
              <w:jc w:val="center"/>
              <w:rPr/>
            </w:pPr>
            <w:r>
              <w:rPr/>
              <w:t>6.72</w:t>
            </w:r>
          </w:p>
        </w:tc>
      </w:tr>
      <w:tr>
        <w:trPr/>
        <w:tc>
          <w:tcPr>
            <w:tcW w:w="1356" w:type="dxa"/>
            <w:tcBorders/>
            <w:shd w:fill="auto" w:val="clear"/>
          </w:tcPr>
          <w:p>
            <w:pPr>
              <w:pStyle w:val="Compact"/>
              <w:spacing w:before="36" w:after="36"/>
              <w:jc w:val="center"/>
              <w:rPr/>
            </w:pPr>
            <w:r>
              <w:rPr/>
              <w:t>Tulare</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Asymcur</w:t>
            </w:r>
          </w:p>
        </w:tc>
        <w:tc>
          <w:tcPr>
            <w:tcW w:w="1196" w:type="dxa"/>
            <w:tcBorders/>
            <w:shd w:fill="auto" w:val="clear"/>
          </w:tcPr>
          <w:p>
            <w:pPr>
              <w:pStyle w:val="Compact"/>
              <w:spacing w:before="36" w:after="36"/>
              <w:jc w:val="center"/>
              <w:rPr/>
            </w:pPr>
            <w:r>
              <w:rPr/>
              <w:t>10288.00</w:t>
            </w:r>
          </w:p>
        </w:tc>
        <w:tc>
          <w:tcPr>
            <w:tcW w:w="701" w:type="dxa"/>
            <w:tcBorders/>
            <w:shd w:fill="auto" w:val="clear"/>
          </w:tcPr>
          <w:p>
            <w:pPr>
              <w:pStyle w:val="Compact"/>
              <w:spacing w:before="36" w:after="36"/>
              <w:jc w:val="center"/>
              <w:rPr/>
            </w:pPr>
            <w:r>
              <w:rPr/>
              <w:t>4.9</w:t>
            </w:r>
          </w:p>
        </w:tc>
        <w:tc>
          <w:tcPr>
            <w:tcW w:w="664" w:type="dxa"/>
            <w:tcBorders/>
            <w:shd w:fill="auto" w:val="clear"/>
          </w:tcPr>
          <w:p>
            <w:pPr>
              <w:pStyle w:val="Compact"/>
              <w:spacing w:before="36" w:after="36"/>
              <w:jc w:val="center"/>
              <w:rPr/>
            </w:pPr>
            <w:r>
              <w:rPr/>
              <w:t>27.5</w:t>
            </w:r>
          </w:p>
        </w:tc>
        <w:tc>
          <w:tcPr>
            <w:tcW w:w="663" w:type="dxa"/>
            <w:tcBorders/>
            <w:shd w:fill="auto" w:val="clear"/>
          </w:tcPr>
          <w:p>
            <w:pPr>
              <w:pStyle w:val="Compact"/>
              <w:spacing w:before="36" w:after="36"/>
              <w:jc w:val="center"/>
              <w:rPr/>
            </w:pPr>
            <w:r>
              <w:rPr/>
              <w:t>27.7</w:t>
            </w:r>
          </w:p>
        </w:tc>
        <w:tc>
          <w:tcPr>
            <w:tcW w:w="818" w:type="dxa"/>
            <w:tcBorders/>
            <w:shd w:fill="auto" w:val="clear"/>
          </w:tcPr>
          <w:p>
            <w:pPr>
              <w:pStyle w:val="Compact"/>
              <w:spacing w:before="36" w:after="36"/>
              <w:jc w:val="center"/>
              <w:rPr/>
            </w:pPr>
            <w:r>
              <w:rPr/>
              <w:t>7.48</w:t>
            </w:r>
          </w:p>
        </w:tc>
      </w:tr>
      <w:tr>
        <w:trPr/>
        <w:tc>
          <w:tcPr>
            <w:tcW w:w="1356" w:type="dxa"/>
            <w:tcBorders/>
            <w:shd w:fill="auto" w:val="clear"/>
          </w:tcPr>
          <w:p>
            <w:pPr>
              <w:pStyle w:val="Compact"/>
              <w:spacing w:before="36" w:after="36"/>
              <w:jc w:val="center"/>
              <w:rPr/>
            </w:pPr>
            <w:r>
              <w:rPr/>
              <w:t>Vina</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Anderson</w:t>
            </w:r>
          </w:p>
        </w:tc>
        <w:tc>
          <w:tcPr>
            <w:tcW w:w="1196" w:type="dxa"/>
            <w:tcBorders/>
            <w:shd w:fill="auto" w:val="clear"/>
          </w:tcPr>
          <w:p>
            <w:pPr>
              <w:pStyle w:val="Compact"/>
              <w:spacing w:before="36" w:after="36"/>
              <w:jc w:val="center"/>
              <w:rPr/>
            </w:pPr>
            <w:r>
              <w:rPr/>
              <w:t>13750.00</w:t>
            </w:r>
          </w:p>
        </w:tc>
        <w:tc>
          <w:tcPr>
            <w:tcW w:w="701" w:type="dxa"/>
            <w:tcBorders/>
            <w:shd w:fill="auto" w:val="clear"/>
          </w:tcPr>
          <w:p>
            <w:pPr>
              <w:pStyle w:val="Compact"/>
              <w:spacing w:before="36" w:after="36"/>
              <w:jc w:val="center"/>
              <w:rPr/>
            </w:pPr>
            <w:r>
              <w:rPr/>
              <w:t>4</w:t>
            </w:r>
          </w:p>
        </w:tc>
        <w:tc>
          <w:tcPr>
            <w:tcW w:w="664" w:type="dxa"/>
            <w:tcBorders/>
            <w:shd w:fill="auto" w:val="clear"/>
          </w:tcPr>
          <w:p>
            <w:pPr>
              <w:pStyle w:val="Compact"/>
              <w:spacing w:before="36" w:after="36"/>
              <w:jc w:val="center"/>
              <w:rPr/>
            </w:pPr>
            <w:r>
              <w:rPr/>
              <w:t>25</w:t>
            </w:r>
          </w:p>
        </w:tc>
        <w:tc>
          <w:tcPr>
            <w:tcW w:w="663" w:type="dxa"/>
            <w:tcBorders/>
            <w:shd w:fill="auto" w:val="clear"/>
          </w:tcPr>
          <w:p>
            <w:pPr>
              <w:pStyle w:val="Compact"/>
              <w:spacing w:before="36" w:after="36"/>
              <w:jc w:val="center"/>
              <w:rPr/>
            </w:pPr>
            <w:r>
              <w:rPr/>
              <w:t>36</w:t>
            </w:r>
          </w:p>
        </w:tc>
        <w:tc>
          <w:tcPr>
            <w:tcW w:w="818" w:type="dxa"/>
            <w:tcBorders/>
            <w:shd w:fill="auto" w:val="clear"/>
          </w:tcPr>
          <w:p>
            <w:pPr>
              <w:pStyle w:val="Compact"/>
              <w:spacing w:before="36" w:after="36"/>
              <w:jc w:val="center"/>
              <w:rPr/>
            </w:pPr>
            <w:r>
              <w:rPr/>
              <w:t>6.63</w:t>
            </w:r>
          </w:p>
        </w:tc>
      </w:tr>
      <w:tr>
        <w:trPr/>
        <w:tc>
          <w:tcPr>
            <w:tcW w:w="1356" w:type="dxa"/>
            <w:tcBorders/>
            <w:shd w:fill="auto" w:val="clear"/>
          </w:tcPr>
          <w:p>
            <w:pPr>
              <w:pStyle w:val="Compact"/>
              <w:spacing w:before="36" w:after="36"/>
              <w:jc w:val="center"/>
              <w:rPr/>
            </w:pPr>
            <w:r>
              <w:rPr/>
              <w:t>Vina</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MinMax</w:t>
            </w:r>
          </w:p>
        </w:tc>
        <w:tc>
          <w:tcPr>
            <w:tcW w:w="1196" w:type="dxa"/>
            <w:tcBorders/>
            <w:shd w:fill="auto" w:val="clear"/>
          </w:tcPr>
          <w:p>
            <w:pPr>
              <w:pStyle w:val="Compact"/>
              <w:spacing w:before="36" w:after="36"/>
              <w:jc w:val="center"/>
              <w:rPr/>
            </w:pPr>
            <w:r>
              <w:rPr/>
              <w:t>106.00</w:t>
            </w:r>
          </w:p>
        </w:tc>
        <w:tc>
          <w:tcPr>
            <w:tcW w:w="701" w:type="dxa"/>
            <w:tcBorders/>
            <w:shd w:fill="auto" w:val="clear"/>
          </w:tcPr>
          <w:p>
            <w:pPr>
              <w:pStyle w:val="Compact"/>
              <w:spacing w:before="36" w:after="36"/>
              <w:jc w:val="center"/>
              <w:rPr/>
            </w:pPr>
            <w:r>
              <w:rPr/>
              <w:t>16.2</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6.10</w:t>
            </w:r>
          </w:p>
        </w:tc>
      </w:tr>
      <w:tr>
        <w:trPr/>
        <w:tc>
          <w:tcPr>
            <w:tcW w:w="1356" w:type="dxa"/>
            <w:tcBorders/>
            <w:shd w:fill="auto" w:val="clear"/>
          </w:tcPr>
          <w:p>
            <w:pPr>
              <w:pStyle w:val="Compact"/>
              <w:spacing w:before="36" w:after="36"/>
              <w:jc w:val="center"/>
              <w:rPr/>
            </w:pPr>
            <w:r>
              <w:rPr/>
              <w:t>Vina</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LinearDay</w:t>
            </w:r>
          </w:p>
        </w:tc>
        <w:tc>
          <w:tcPr>
            <w:tcW w:w="1196" w:type="dxa"/>
            <w:tcBorders/>
            <w:shd w:fill="auto" w:val="clear"/>
          </w:tcPr>
          <w:p>
            <w:pPr>
              <w:pStyle w:val="Compact"/>
              <w:spacing w:before="36" w:after="36"/>
              <w:jc w:val="center"/>
              <w:rPr/>
            </w:pPr>
            <w:r>
              <w:rPr/>
              <w:t>99.00</w:t>
            </w:r>
          </w:p>
        </w:tc>
        <w:tc>
          <w:tcPr>
            <w:tcW w:w="701" w:type="dxa"/>
            <w:tcBorders/>
            <w:shd w:fill="auto" w:val="clear"/>
          </w:tcPr>
          <w:p>
            <w:pPr>
              <w:pStyle w:val="Compact"/>
              <w:spacing w:before="36" w:after="36"/>
              <w:jc w:val="center"/>
              <w:rPr/>
            </w:pPr>
            <w:r>
              <w:rPr/>
              <w:t>14.4</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6.12</w:t>
            </w:r>
          </w:p>
        </w:tc>
      </w:tr>
      <w:tr>
        <w:trPr/>
        <w:tc>
          <w:tcPr>
            <w:tcW w:w="1356" w:type="dxa"/>
            <w:tcBorders/>
            <w:shd w:fill="auto" w:val="clear"/>
          </w:tcPr>
          <w:p>
            <w:pPr>
              <w:pStyle w:val="Compact"/>
              <w:spacing w:before="36" w:after="36"/>
              <w:jc w:val="center"/>
              <w:rPr/>
            </w:pPr>
            <w:r>
              <w:rPr/>
              <w:t>Vina</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LinearHour</w:t>
            </w:r>
          </w:p>
        </w:tc>
        <w:tc>
          <w:tcPr>
            <w:tcW w:w="1196" w:type="dxa"/>
            <w:tcBorders/>
            <w:shd w:fill="auto" w:val="clear"/>
          </w:tcPr>
          <w:p>
            <w:pPr>
              <w:pStyle w:val="Compact"/>
              <w:spacing w:before="36" w:after="36"/>
              <w:jc w:val="center"/>
              <w:rPr/>
            </w:pPr>
            <w:r>
              <w:rPr/>
              <w:t>1394.00</w:t>
            </w:r>
          </w:p>
        </w:tc>
        <w:tc>
          <w:tcPr>
            <w:tcW w:w="701" w:type="dxa"/>
            <w:tcBorders/>
            <w:shd w:fill="auto" w:val="clear"/>
          </w:tcPr>
          <w:p>
            <w:pPr>
              <w:pStyle w:val="Compact"/>
              <w:spacing w:before="36" w:after="36"/>
              <w:jc w:val="center"/>
              <w:rPr/>
            </w:pPr>
            <w:r>
              <w:rPr/>
              <w:t>17.7</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5.87</w:t>
            </w:r>
          </w:p>
        </w:tc>
      </w:tr>
      <w:tr>
        <w:trPr/>
        <w:tc>
          <w:tcPr>
            <w:tcW w:w="1356" w:type="dxa"/>
            <w:tcBorders/>
            <w:shd w:fill="auto" w:val="clear"/>
          </w:tcPr>
          <w:p>
            <w:pPr>
              <w:pStyle w:val="Compact"/>
              <w:spacing w:before="36" w:after="36"/>
              <w:jc w:val="center"/>
              <w:rPr/>
            </w:pPr>
            <w:r>
              <w:rPr/>
              <w:t>Vina</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Plateau</w:t>
            </w:r>
          </w:p>
        </w:tc>
        <w:tc>
          <w:tcPr>
            <w:tcW w:w="1196" w:type="dxa"/>
            <w:tcBorders/>
            <w:shd w:fill="auto" w:val="clear"/>
          </w:tcPr>
          <w:p>
            <w:pPr>
              <w:pStyle w:val="Compact"/>
              <w:spacing w:before="36" w:after="36"/>
              <w:jc w:val="center"/>
              <w:rPr/>
            </w:pPr>
            <w:r>
              <w:rPr/>
              <w:t>1433.00</w:t>
            </w:r>
          </w:p>
        </w:tc>
        <w:tc>
          <w:tcPr>
            <w:tcW w:w="701" w:type="dxa"/>
            <w:tcBorders/>
            <w:shd w:fill="auto" w:val="clear"/>
          </w:tcPr>
          <w:p>
            <w:pPr>
              <w:pStyle w:val="Compact"/>
              <w:spacing w:before="36" w:after="36"/>
              <w:jc w:val="center"/>
              <w:rPr/>
            </w:pPr>
            <w:r>
              <w:rPr/>
              <w:t>18.6</w:t>
            </w:r>
          </w:p>
        </w:tc>
        <w:tc>
          <w:tcPr>
            <w:tcW w:w="664" w:type="dxa"/>
            <w:tcBorders/>
            <w:shd w:fill="auto" w:val="clear"/>
          </w:tcPr>
          <w:p>
            <w:pPr>
              <w:pStyle w:val="Compact"/>
              <w:spacing w:before="36" w:after="36"/>
              <w:jc w:val="center"/>
              <w:rPr/>
            </w:pPr>
            <w:r>
              <w:rPr/>
              <w:t>24.4</w:t>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5.95</w:t>
            </w:r>
          </w:p>
        </w:tc>
      </w:tr>
      <w:tr>
        <w:trPr/>
        <w:tc>
          <w:tcPr>
            <w:tcW w:w="1356" w:type="dxa"/>
            <w:tcBorders/>
            <w:shd w:fill="auto" w:val="clear"/>
          </w:tcPr>
          <w:p>
            <w:pPr>
              <w:pStyle w:val="Compact"/>
              <w:spacing w:before="36" w:after="36"/>
              <w:jc w:val="center"/>
              <w:rPr/>
            </w:pPr>
            <w:r>
              <w:rPr/>
              <w:t>Vina</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Triangle</w:t>
            </w:r>
          </w:p>
        </w:tc>
        <w:tc>
          <w:tcPr>
            <w:tcW w:w="1196" w:type="dxa"/>
            <w:tcBorders/>
            <w:shd w:fill="auto" w:val="clear"/>
          </w:tcPr>
          <w:p>
            <w:pPr>
              <w:pStyle w:val="Compact"/>
              <w:spacing w:before="36" w:after="36"/>
              <w:jc w:val="center"/>
              <w:rPr/>
            </w:pPr>
            <w:r>
              <w:rPr/>
              <w:t>674.00</w:t>
            </w:r>
          </w:p>
        </w:tc>
        <w:tc>
          <w:tcPr>
            <w:tcW w:w="701" w:type="dxa"/>
            <w:tcBorders/>
            <w:shd w:fill="auto" w:val="clear"/>
          </w:tcPr>
          <w:p>
            <w:pPr>
              <w:pStyle w:val="Compact"/>
              <w:spacing w:before="36" w:after="36"/>
              <w:jc w:val="center"/>
              <w:rPr/>
            </w:pPr>
            <w:r>
              <w:rPr/>
              <w:t>20.3</w:t>
            </w:r>
          </w:p>
        </w:tc>
        <w:tc>
          <w:tcPr>
            <w:tcW w:w="664" w:type="dxa"/>
            <w:tcBorders/>
            <w:shd w:fill="auto" w:val="clear"/>
          </w:tcPr>
          <w:p>
            <w:pPr>
              <w:pStyle w:val="Compact"/>
              <w:spacing w:before="36" w:after="36"/>
              <w:jc w:val="center"/>
              <w:rPr/>
            </w:pPr>
            <w:r>
              <w:rPr/>
              <w:t>23.6</w:t>
            </w:r>
          </w:p>
        </w:tc>
        <w:tc>
          <w:tcPr>
            <w:tcW w:w="663" w:type="dxa"/>
            <w:tcBorders/>
            <w:shd w:fill="auto" w:val="clear"/>
          </w:tcPr>
          <w:p>
            <w:pPr>
              <w:pStyle w:val="Compact"/>
              <w:spacing w:before="36" w:after="36"/>
              <w:jc w:val="center"/>
              <w:rPr/>
            </w:pPr>
            <w:r>
              <w:rPr/>
              <w:t>58.8</w:t>
            </w:r>
          </w:p>
        </w:tc>
        <w:tc>
          <w:tcPr>
            <w:tcW w:w="818" w:type="dxa"/>
            <w:tcBorders/>
            <w:shd w:fill="auto" w:val="clear"/>
          </w:tcPr>
          <w:p>
            <w:pPr>
              <w:pStyle w:val="Compact"/>
              <w:spacing w:before="36" w:after="36"/>
              <w:jc w:val="center"/>
              <w:rPr/>
            </w:pPr>
            <w:r>
              <w:rPr/>
              <w:t>5.87</w:t>
            </w:r>
          </w:p>
        </w:tc>
      </w:tr>
      <w:tr>
        <w:trPr/>
        <w:tc>
          <w:tcPr>
            <w:tcW w:w="1356" w:type="dxa"/>
            <w:tcBorders/>
            <w:shd w:fill="auto" w:val="clear"/>
          </w:tcPr>
          <w:p>
            <w:pPr>
              <w:pStyle w:val="Compact"/>
              <w:spacing w:before="36" w:after="36"/>
              <w:jc w:val="center"/>
              <w:rPr/>
            </w:pPr>
            <w:r>
              <w:rPr/>
              <w:t>Vina</w:t>
            </w:r>
          </w:p>
        </w:tc>
        <w:tc>
          <w:tcPr>
            <w:tcW w:w="1257" w:type="dxa"/>
            <w:tcBorders/>
            <w:shd w:fill="auto" w:val="clear"/>
          </w:tcPr>
          <w:p>
            <w:pPr>
              <w:pStyle w:val="Compact"/>
              <w:spacing w:before="36" w:after="36"/>
              <w:jc w:val="center"/>
              <w:rPr/>
            </w:pPr>
            <w:r>
              <w:rPr/>
              <w:t>Full</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Asymcur</w:t>
            </w:r>
          </w:p>
        </w:tc>
        <w:tc>
          <w:tcPr>
            <w:tcW w:w="1196" w:type="dxa"/>
            <w:tcBorders/>
            <w:shd w:fill="auto" w:val="clear"/>
          </w:tcPr>
          <w:p>
            <w:pPr>
              <w:pStyle w:val="Compact"/>
              <w:spacing w:before="36" w:after="36"/>
              <w:jc w:val="center"/>
              <w:rPr/>
            </w:pPr>
            <w:r>
              <w:rPr/>
              <w:t>814.00</w:t>
            </w:r>
          </w:p>
        </w:tc>
        <w:tc>
          <w:tcPr>
            <w:tcW w:w="701" w:type="dxa"/>
            <w:tcBorders/>
            <w:shd w:fill="auto" w:val="clear"/>
          </w:tcPr>
          <w:p>
            <w:pPr>
              <w:pStyle w:val="Compact"/>
              <w:spacing w:before="36" w:after="36"/>
              <w:jc w:val="center"/>
              <w:rPr/>
            </w:pPr>
            <w:r>
              <w:rPr/>
              <w:t>19.5</w:t>
            </w:r>
          </w:p>
        </w:tc>
        <w:tc>
          <w:tcPr>
            <w:tcW w:w="664" w:type="dxa"/>
            <w:tcBorders/>
            <w:shd w:fill="auto" w:val="clear"/>
          </w:tcPr>
          <w:p>
            <w:pPr>
              <w:pStyle w:val="Compact"/>
              <w:spacing w:before="36" w:after="36"/>
              <w:jc w:val="center"/>
              <w:rPr/>
            </w:pPr>
            <w:r>
              <w:rPr/>
              <w:t>25.9</w:t>
            </w:r>
          </w:p>
        </w:tc>
        <w:tc>
          <w:tcPr>
            <w:tcW w:w="663" w:type="dxa"/>
            <w:tcBorders/>
            <w:shd w:fill="auto" w:val="clear"/>
          </w:tcPr>
          <w:p>
            <w:pPr>
              <w:pStyle w:val="Compact"/>
              <w:spacing w:before="36" w:after="36"/>
              <w:jc w:val="center"/>
              <w:rPr/>
            </w:pPr>
            <w:r>
              <w:rPr/>
              <w:t>28.9</w:t>
            </w:r>
          </w:p>
        </w:tc>
        <w:tc>
          <w:tcPr>
            <w:tcW w:w="818" w:type="dxa"/>
            <w:tcBorders/>
            <w:shd w:fill="auto" w:val="clear"/>
          </w:tcPr>
          <w:p>
            <w:pPr>
              <w:pStyle w:val="Compact"/>
              <w:spacing w:before="36" w:after="36"/>
              <w:jc w:val="center"/>
              <w:rPr/>
            </w:pPr>
            <w:r>
              <w:rPr/>
              <w:t>5.89</w:t>
            </w:r>
          </w:p>
        </w:tc>
      </w:tr>
      <w:tr>
        <w:trPr/>
        <w:tc>
          <w:tcPr>
            <w:tcW w:w="1356" w:type="dxa"/>
            <w:tcBorders/>
            <w:shd w:fill="auto" w:val="clear"/>
          </w:tcPr>
          <w:p>
            <w:pPr>
              <w:pStyle w:val="Compact"/>
              <w:spacing w:before="36" w:after="36"/>
              <w:jc w:val="center"/>
              <w:rPr/>
            </w:pPr>
            <w:r>
              <w:rPr/>
              <w:t>Amigo</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Anderson</w:t>
            </w:r>
          </w:p>
        </w:tc>
        <w:tc>
          <w:tcPr>
            <w:tcW w:w="1196" w:type="dxa"/>
            <w:tcBorders/>
            <w:shd w:fill="auto" w:val="clear"/>
          </w:tcPr>
          <w:p>
            <w:pPr>
              <w:pStyle w:val="Compact"/>
              <w:spacing w:before="36" w:after="36"/>
              <w:jc w:val="center"/>
              <w:rPr/>
            </w:pPr>
            <w:r>
              <w:rPr/>
              <w:t>45559.33</w:t>
            </w:r>
          </w:p>
        </w:tc>
        <w:tc>
          <w:tcPr>
            <w:tcW w:w="701" w:type="dxa"/>
            <w:tcBorders/>
            <w:shd w:fill="auto" w:val="clear"/>
          </w:tcPr>
          <w:p>
            <w:pPr>
              <w:pStyle w:val="Compact"/>
              <w:spacing w:before="36" w:after="36"/>
              <w:jc w:val="center"/>
              <w:rPr/>
            </w:pPr>
            <w:r>
              <w:rPr/>
              <w:t>4</w:t>
            </w:r>
          </w:p>
        </w:tc>
        <w:tc>
          <w:tcPr>
            <w:tcW w:w="664" w:type="dxa"/>
            <w:tcBorders/>
            <w:shd w:fill="auto" w:val="clear"/>
          </w:tcPr>
          <w:p>
            <w:pPr>
              <w:pStyle w:val="Compact"/>
              <w:spacing w:before="36" w:after="36"/>
              <w:jc w:val="center"/>
              <w:rPr/>
            </w:pPr>
            <w:r>
              <w:rPr/>
              <w:t>25</w:t>
            </w:r>
          </w:p>
        </w:tc>
        <w:tc>
          <w:tcPr>
            <w:tcW w:w="663" w:type="dxa"/>
            <w:tcBorders/>
            <w:shd w:fill="auto" w:val="clear"/>
          </w:tcPr>
          <w:p>
            <w:pPr>
              <w:pStyle w:val="Compact"/>
              <w:spacing w:before="36" w:after="36"/>
              <w:jc w:val="center"/>
              <w:rPr/>
            </w:pPr>
            <w:r>
              <w:rPr/>
              <w:t>36</w:t>
            </w:r>
          </w:p>
        </w:tc>
        <w:tc>
          <w:tcPr>
            <w:tcW w:w="818" w:type="dxa"/>
            <w:tcBorders/>
            <w:shd w:fill="auto" w:val="clear"/>
          </w:tcPr>
          <w:p>
            <w:pPr>
              <w:pStyle w:val="Compact"/>
              <w:spacing w:before="36" w:after="36"/>
              <w:jc w:val="center"/>
              <w:rPr/>
            </w:pPr>
            <w:r>
              <w:rPr/>
              <w:t>7.07</w:t>
            </w:r>
          </w:p>
        </w:tc>
      </w:tr>
      <w:tr>
        <w:trPr/>
        <w:tc>
          <w:tcPr>
            <w:tcW w:w="1356" w:type="dxa"/>
            <w:tcBorders/>
            <w:shd w:fill="auto" w:val="clear"/>
          </w:tcPr>
          <w:p>
            <w:pPr>
              <w:pStyle w:val="Compact"/>
              <w:spacing w:before="36" w:after="36"/>
              <w:jc w:val="center"/>
              <w:rPr/>
            </w:pPr>
            <w:r>
              <w:rPr/>
              <w:t>Amigo</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MinMax</w:t>
            </w:r>
          </w:p>
        </w:tc>
        <w:tc>
          <w:tcPr>
            <w:tcW w:w="1196" w:type="dxa"/>
            <w:tcBorders/>
            <w:shd w:fill="auto" w:val="clear"/>
          </w:tcPr>
          <w:p>
            <w:pPr>
              <w:pStyle w:val="Compact"/>
              <w:spacing w:before="36" w:after="36"/>
              <w:jc w:val="center"/>
              <w:rPr/>
            </w:pPr>
            <w:r>
              <w:rPr/>
              <w:t>3475.05</w:t>
            </w:r>
          </w:p>
        </w:tc>
        <w:tc>
          <w:tcPr>
            <w:tcW w:w="701" w:type="dxa"/>
            <w:tcBorders/>
            <w:shd w:fill="auto" w:val="clear"/>
          </w:tcPr>
          <w:p>
            <w:pPr>
              <w:pStyle w:val="Compact"/>
              <w:spacing w:before="36" w:after="36"/>
              <w:jc w:val="center"/>
              <w:rPr/>
            </w:pPr>
            <w:r>
              <w:rPr/>
              <w:t>0.1</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7.93</w:t>
            </w:r>
          </w:p>
        </w:tc>
      </w:tr>
      <w:tr>
        <w:trPr/>
        <w:tc>
          <w:tcPr>
            <w:tcW w:w="1356" w:type="dxa"/>
            <w:tcBorders/>
            <w:shd w:fill="auto" w:val="clear"/>
          </w:tcPr>
          <w:p>
            <w:pPr>
              <w:pStyle w:val="Compact"/>
              <w:spacing w:before="36" w:after="36"/>
              <w:jc w:val="center"/>
              <w:rPr/>
            </w:pPr>
            <w:r>
              <w:rPr/>
              <w:t>Amigo</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LinearDay</w:t>
            </w:r>
          </w:p>
        </w:tc>
        <w:tc>
          <w:tcPr>
            <w:tcW w:w="1196" w:type="dxa"/>
            <w:tcBorders/>
            <w:shd w:fill="auto" w:val="clear"/>
          </w:tcPr>
          <w:p>
            <w:pPr>
              <w:pStyle w:val="Compact"/>
              <w:spacing w:before="36" w:after="36"/>
              <w:jc w:val="center"/>
              <w:rPr/>
            </w:pPr>
            <w:r>
              <w:rPr/>
              <w:t>3342.00</w:t>
            </w:r>
          </w:p>
        </w:tc>
        <w:tc>
          <w:tcPr>
            <w:tcW w:w="701" w:type="dxa"/>
            <w:tcBorders/>
            <w:shd w:fill="auto" w:val="clear"/>
          </w:tcPr>
          <w:p>
            <w:pPr>
              <w:pStyle w:val="Compact"/>
              <w:spacing w:before="36" w:after="36"/>
              <w:jc w:val="center"/>
              <w:rPr/>
            </w:pPr>
            <w:r>
              <w:rPr/>
              <w:t>1.1</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8.04</w:t>
            </w:r>
          </w:p>
        </w:tc>
      </w:tr>
      <w:tr>
        <w:trPr/>
        <w:tc>
          <w:tcPr>
            <w:tcW w:w="1356" w:type="dxa"/>
            <w:tcBorders/>
            <w:shd w:fill="auto" w:val="clear"/>
          </w:tcPr>
          <w:p>
            <w:pPr>
              <w:pStyle w:val="Compact"/>
              <w:spacing w:before="36" w:after="36"/>
              <w:jc w:val="center"/>
              <w:rPr/>
            </w:pPr>
            <w:r>
              <w:rPr/>
              <w:t>Amigo</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LinearHour</w:t>
            </w:r>
          </w:p>
        </w:tc>
        <w:tc>
          <w:tcPr>
            <w:tcW w:w="1196" w:type="dxa"/>
            <w:tcBorders/>
            <w:shd w:fill="auto" w:val="clear"/>
          </w:tcPr>
          <w:p>
            <w:pPr>
              <w:pStyle w:val="Compact"/>
              <w:spacing w:before="36" w:after="36"/>
              <w:jc w:val="center"/>
              <w:rPr/>
            </w:pPr>
            <w:r>
              <w:rPr/>
              <w:t>82957.32</w:t>
            </w:r>
          </w:p>
        </w:tc>
        <w:tc>
          <w:tcPr>
            <w:tcW w:w="701" w:type="dxa"/>
            <w:tcBorders/>
            <w:shd w:fill="auto" w:val="clear"/>
          </w:tcPr>
          <w:p>
            <w:pPr>
              <w:pStyle w:val="Compact"/>
              <w:spacing w:before="36" w:after="36"/>
              <w:jc w:val="center"/>
              <w:rPr/>
            </w:pPr>
            <w:r>
              <w:rPr/>
              <w:t>0</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8.15</w:t>
            </w:r>
          </w:p>
        </w:tc>
      </w:tr>
      <w:tr>
        <w:trPr/>
        <w:tc>
          <w:tcPr>
            <w:tcW w:w="1356" w:type="dxa"/>
            <w:tcBorders/>
            <w:shd w:fill="auto" w:val="clear"/>
          </w:tcPr>
          <w:p>
            <w:pPr>
              <w:pStyle w:val="Compact"/>
              <w:spacing w:before="36" w:after="36"/>
              <w:jc w:val="center"/>
              <w:rPr/>
            </w:pPr>
            <w:r>
              <w:rPr/>
              <w:t>Amigo</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Plateau</w:t>
            </w:r>
          </w:p>
        </w:tc>
        <w:tc>
          <w:tcPr>
            <w:tcW w:w="1196" w:type="dxa"/>
            <w:tcBorders/>
            <w:shd w:fill="auto" w:val="clear"/>
          </w:tcPr>
          <w:p>
            <w:pPr>
              <w:pStyle w:val="Compact"/>
              <w:spacing w:before="36" w:after="36"/>
              <w:jc w:val="center"/>
              <w:rPr/>
            </w:pPr>
            <w:r>
              <w:rPr/>
              <w:t>49281.26</w:t>
            </w:r>
          </w:p>
        </w:tc>
        <w:tc>
          <w:tcPr>
            <w:tcW w:w="701" w:type="dxa"/>
            <w:tcBorders/>
            <w:shd w:fill="auto" w:val="clear"/>
          </w:tcPr>
          <w:p>
            <w:pPr>
              <w:pStyle w:val="Compact"/>
              <w:spacing w:before="36" w:after="36"/>
              <w:jc w:val="center"/>
              <w:rPr/>
            </w:pPr>
            <w:r>
              <w:rPr/>
              <w:t>1.8</w:t>
            </w:r>
          </w:p>
        </w:tc>
        <w:tc>
          <w:tcPr>
            <w:tcW w:w="664" w:type="dxa"/>
            <w:tcBorders/>
            <w:shd w:fill="auto" w:val="clear"/>
          </w:tcPr>
          <w:p>
            <w:pPr>
              <w:pStyle w:val="Compact"/>
              <w:spacing w:before="36" w:after="36"/>
              <w:jc w:val="center"/>
              <w:rPr/>
            </w:pPr>
            <w:r>
              <w:rPr/>
              <w:t>14.9</w:t>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7.19</w:t>
            </w:r>
          </w:p>
        </w:tc>
      </w:tr>
      <w:tr>
        <w:trPr/>
        <w:tc>
          <w:tcPr>
            <w:tcW w:w="1356" w:type="dxa"/>
            <w:tcBorders/>
            <w:shd w:fill="auto" w:val="clear"/>
          </w:tcPr>
          <w:p>
            <w:pPr>
              <w:pStyle w:val="Compact"/>
              <w:spacing w:before="36" w:after="36"/>
              <w:jc w:val="center"/>
              <w:rPr/>
            </w:pPr>
            <w:r>
              <w:rPr/>
              <w:t>Amigo</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Triangle</w:t>
            </w:r>
          </w:p>
        </w:tc>
        <w:tc>
          <w:tcPr>
            <w:tcW w:w="1196" w:type="dxa"/>
            <w:tcBorders/>
            <w:shd w:fill="auto" w:val="clear"/>
          </w:tcPr>
          <w:p>
            <w:pPr>
              <w:pStyle w:val="Compact"/>
              <w:spacing w:before="36" w:after="36"/>
              <w:jc w:val="center"/>
              <w:rPr/>
            </w:pPr>
            <w:r>
              <w:rPr/>
              <w:t>67299.37</w:t>
            </w:r>
          </w:p>
        </w:tc>
        <w:tc>
          <w:tcPr>
            <w:tcW w:w="701" w:type="dxa"/>
            <w:tcBorders/>
            <w:shd w:fill="auto" w:val="clear"/>
          </w:tcPr>
          <w:p>
            <w:pPr>
              <w:pStyle w:val="Compact"/>
              <w:spacing w:before="36" w:after="36"/>
              <w:jc w:val="center"/>
              <w:rPr/>
            </w:pPr>
            <w:r>
              <w:rPr/>
              <w:t>0.1</w:t>
            </w:r>
          </w:p>
        </w:tc>
        <w:tc>
          <w:tcPr>
            <w:tcW w:w="664" w:type="dxa"/>
            <w:tcBorders/>
            <w:shd w:fill="auto" w:val="clear"/>
          </w:tcPr>
          <w:p>
            <w:pPr>
              <w:pStyle w:val="Compact"/>
              <w:spacing w:before="36" w:after="36"/>
              <w:jc w:val="center"/>
              <w:rPr/>
            </w:pPr>
            <w:r>
              <w:rPr/>
              <w:t>23.6</w:t>
            </w:r>
          </w:p>
        </w:tc>
        <w:tc>
          <w:tcPr>
            <w:tcW w:w="663" w:type="dxa"/>
            <w:tcBorders/>
            <w:shd w:fill="auto" w:val="clear"/>
          </w:tcPr>
          <w:p>
            <w:pPr>
              <w:pStyle w:val="Compact"/>
              <w:spacing w:before="36" w:after="36"/>
              <w:jc w:val="center"/>
              <w:rPr/>
            </w:pPr>
            <w:r>
              <w:rPr/>
              <w:t>51.9</w:t>
            </w:r>
          </w:p>
        </w:tc>
        <w:tc>
          <w:tcPr>
            <w:tcW w:w="818" w:type="dxa"/>
            <w:tcBorders/>
            <w:shd w:fill="auto" w:val="clear"/>
          </w:tcPr>
          <w:p>
            <w:pPr>
              <w:pStyle w:val="Compact"/>
              <w:spacing w:before="36" w:after="36"/>
              <w:jc w:val="center"/>
              <w:rPr/>
            </w:pPr>
            <w:r>
              <w:rPr/>
              <w:t>7.34</w:t>
            </w:r>
          </w:p>
        </w:tc>
      </w:tr>
      <w:tr>
        <w:trPr/>
        <w:tc>
          <w:tcPr>
            <w:tcW w:w="1356" w:type="dxa"/>
            <w:tcBorders/>
            <w:shd w:fill="auto" w:val="clear"/>
          </w:tcPr>
          <w:p>
            <w:pPr>
              <w:pStyle w:val="Compact"/>
              <w:spacing w:before="36" w:after="36"/>
              <w:jc w:val="center"/>
              <w:rPr/>
            </w:pPr>
            <w:r>
              <w:rPr/>
              <w:t>Amigo</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Asymcur</w:t>
            </w:r>
          </w:p>
        </w:tc>
        <w:tc>
          <w:tcPr>
            <w:tcW w:w="1196" w:type="dxa"/>
            <w:tcBorders/>
            <w:shd w:fill="auto" w:val="clear"/>
          </w:tcPr>
          <w:p>
            <w:pPr>
              <w:pStyle w:val="Compact"/>
              <w:spacing w:before="36" w:after="36"/>
              <w:jc w:val="center"/>
              <w:rPr/>
            </w:pPr>
            <w:r>
              <w:rPr/>
              <w:t>65349.75</w:t>
            </w:r>
          </w:p>
        </w:tc>
        <w:tc>
          <w:tcPr>
            <w:tcW w:w="701" w:type="dxa"/>
            <w:tcBorders/>
            <w:shd w:fill="auto" w:val="clear"/>
          </w:tcPr>
          <w:p>
            <w:pPr>
              <w:pStyle w:val="Compact"/>
              <w:spacing w:before="36" w:after="36"/>
              <w:jc w:val="center"/>
              <w:rPr/>
            </w:pPr>
            <w:r>
              <w:rPr/>
              <w:t>0</w:t>
            </w:r>
          </w:p>
        </w:tc>
        <w:tc>
          <w:tcPr>
            <w:tcW w:w="664" w:type="dxa"/>
            <w:tcBorders/>
            <w:shd w:fill="auto" w:val="clear"/>
          </w:tcPr>
          <w:p>
            <w:pPr>
              <w:pStyle w:val="Compact"/>
              <w:spacing w:before="36" w:after="36"/>
              <w:jc w:val="center"/>
              <w:rPr/>
            </w:pPr>
            <w:r>
              <w:rPr/>
              <w:t>21.7</w:t>
            </w:r>
          </w:p>
        </w:tc>
        <w:tc>
          <w:tcPr>
            <w:tcW w:w="663" w:type="dxa"/>
            <w:tcBorders/>
            <w:shd w:fill="auto" w:val="clear"/>
          </w:tcPr>
          <w:p>
            <w:pPr>
              <w:pStyle w:val="Compact"/>
              <w:spacing w:before="36" w:after="36"/>
              <w:jc w:val="center"/>
              <w:rPr/>
            </w:pPr>
            <w:r>
              <w:rPr/>
              <w:t>62.8</w:t>
            </w:r>
          </w:p>
        </w:tc>
        <w:tc>
          <w:tcPr>
            <w:tcW w:w="818" w:type="dxa"/>
            <w:tcBorders/>
            <w:shd w:fill="auto" w:val="clear"/>
          </w:tcPr>
          <w:p>
            <w:pPr>
              <w:pStyle w:val="Compact"/>
              <w:spacing w:before="36" w:after="36"/>
              <w:jc w:val="center"/>
              <w:rPr/>
            </w:pPr>
            <w:r>
              <w:rPr/>
              <w:t>7.70</w:t>
            </w:r>
          </w:p>
        </w:tc>
      </w:tr>
      <w:tr>
        <w:trPr/>
        <w:tc>
          <w:tcPr>
            <w:tcW w:w="1356" w:type="dxa"/>
            <w:tcBorders/>
            <w:shd w:fill="auto" w:val="clear"/>
          </w:tcPr>
          <w:p>
            <w:pPr>
              <w:pStyle w:val="Compact"/>
              <w:spacing w:before="36" w:after="36"/>
              <w:jc w:val="center"/>
              <w:rPr/>
            </w:pPr>
            <w:r>
              <w:rPr/>
              <w:t>Ashley</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Anderson</w:t>
            </w:r>
          </w:p>
        </w:tc>
        <w:tc>
          <w:tcPr>
            <w:tcW w:w="1196" w:type="dxa"/>
            <w:tcBorders/>
            <w:shd w:fill="auto" w:val="clear"/>
          </w:tcPr>
          <w:p>
            <w:pPr>
              <w:pStyle w:val="Compact"/>
              <w:spacing w:before="36" w:after="36"/>
              <w:jc w:val="center"/>
              <w:rPr/>
            </w:pPr>
            <w:r>
              <w:rPr/>
              <w:t>47797.47</w:t>
            </w:r>
          </w:p>
        </w:tc>
        <w:tc>
          <w:tcPr>
            <w:tcW w:w="701" w:type="dxa"/>
            <w:tcBorders/>
            <w:shd w:fill="auto" w:val="clear"/>
          </w:tcPr>
          <w:p>
            <w:pPr>
              <w:pStyle w:val="Compact"/>
              <w:spacing w:before="36" w:after="36"/>
              <w:jc w:val="center"/>
              <w:rPr/>
            </w:pPr>
            <w:r>
              <w:rPr/>
              <w:t>4</w:t>
            </w:r>
          </w:p>
        </w:tc>
        <w:tc>
          <w:tcPr>
            <w:tcW w:w="664" w:type="dxa"/>
            <w:tcBorders/>
            <w:shd w:fill="auto" w:val="clear"/>
          </w:tcPr>
          <w:p>
            <w:pPr>
              <w:pStyle w:val="Compact"/>
              <w:spacing w:before="36" w:after="36"/>
              <w:jc w:val="center"/>
              <w:rPr/>
            </w:pPr>
            <w:r>
              <w:rPr/>
              <w:t>25</w:t>
            </w:r>
          </w:p>
        </w:tc>
        <w:tc>
          <w:tcPr>
            <w:tcW w:w="663" w:type="dxa"/>
            <w:tcBorders/>
            <w:shd w:fill="auto" w:val="clear"/>
          </w:tcPr>
          <w:p>
            <w:pPr>
              <w:pStyle w:val="Compact"/>
              <w:spacing w:before="36" w:after="36"/>
              <w:jc w:val="center"/>
              <w:rPr/>
            </w:pPr>
            <w:r>
              <w:rPr/>
              <w:t>36</w:t>
            </w:r>
          </w:p>
        </w:tc>
        <w:tc>
          <w:tcPr>
            <w:tcW w:w="818" w:type="dxa"/>
            <w:tcBorders/>
            <w:shd w:fill="auto" w:val="clear"/>
          </w:tcPr>
          <w:p>
            <w:pPr>
              <w:pStyle w:val="Compact"/>
              <w:spacing w:before="36" w:after="36"/>
              <w:jc w:val="center"/>
              <w:rPr/>
            </w:pPr>
            <w:r>
              <w:rPr/>
              <w:t>6.85</w:t>
            </w:r>
          </w:p>
        </w:tc>
      </w:tr>
      <w:tr>
        <w:trPr/>
        <w:tc>
          <w:tcPr>
            <w:tcW w:w="1356" w:type="dxa"/>
            <w:tcBorders/>
            <w:shd w:fill="auto" w:val="clear"/>
          </w:tcPr>
          <w:p>
            <w:pPr>
              <w:pStyle w:val="Compact"/>
              <w:spacing w:before="36" w:after="36"/>
              <w:jc w:val="center"/>
              <w:rPr/>
            </w:pPr>
            <w:r>
              <w:rPr/>
              <w:t>Ashley</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MinMax</w:t>
            </w:r>
          </w:p>
        </w:tc>
        <w:tc>
          <w:tcPr>
            <w:tcW w:w="1196" w:type="dxa"/>
            <w:tcBorders/>
            <w:shd w:fill="auto" w:val="clear"/>
          </w:tcPr>
          <w:p>
            <w:pPr>
              <w:pStyle w:val="Compact"/>
              <w:spacing w:before="36" w:after="36"/>
              <w:jc w:val="center"/>
              <w:rPr/>
            </w:pPr>
            <w:r>
              <w:rPr/>
              <w:t>3362.02</w:t>
            </w:r>
          </w:p>
        </w:tc>
        <w:tc>
          <w:tcPr>
            <w:tcW w:w="701" w:type="dxa"/>
            <w:tcBorders/>
            <w:shd w:fill="auto" w:val="clear"/>
          </w:tcPr>
          <w:p>
            <w:pPr>
              <w:pStyle w:val="Compact"/>
              <w:spacing w:before="36" w:after="36"/>
              <w:jc w:val="center"/>
              <w:rPr/>
            </w:pPr>
            <w:r>
              <w:rPr/>
              <w:t>1.5</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7.68</w:t>
            </w:r>
          </w:p>
        </w:tc>
      </w:tr>
      <w:tr>
        <w:trPr/>
        <w:tc>
          <w:tcPr>
            <w:tcW w:w="1356" w:type="dxa"/>
            <w:tcBorders/>
            <w:shd w:fill="auto" w:val="clear"/>
          </w:tcPr>
          <w:p>
            <w:pPr>
              <w:pStyle w:val="Compact"/>
              <w:spacing w:before="36" w:after="36"/>
              <w:jc w:val="center"/>
              <w:rPr/>
            </w:pPr>
            <w:r>
              <w:rPr/>
              <w:t>Ashley</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LinearDay</w:t>
            </w:r>
          </w:p>
        </w:tc>
        <w:tc>
          <w:tcPr>
            <w:tcW w:w="1196" w:type="dxa"/>
            <w:tcBorders/>
            <w:shd w:fill="auto" w:val="clear"/>
          </w:tcPr>
          <w:p>
            <w:pPr>
              <w:pStyle w:val="Compact"/>
              <w:spacing w:before="36" w:after="36"/>
              <w:jc w:val="center"/>
              <w:rPr/>
            </w:pPr>
            <w:r>
              <w:rPr/>
              <w:t>3504.36</w:t>
            </w:r>
          </w:p>
        </w:tc>
        <w:tc>
          <w:tcPr>
            <w:tcW w:w="701" w:type="dxa"/>
            <w:tcBorders/>
            <w:shd w:fill="auto" w:val="clear"/>
          </w:tcPr>
          <w:p>
            <w:pPr>
              <w:pStyle w:val="Compact"/>
              <w:spacing w:before="36" w:after="36"/>
              <w:jc w:val="center"/>
              <w:rPr/>
            </w:pPr>
            <w:r>
              <w:rPr/>
              <w:t>1.7</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7.66</w:t>
            </w:r>
          </w:p>
        </w:tc>
      </w:tr>
      <w:tr>
        <w:trPr/>
        <w:tc>
          <w:tcPr>
            <w:tcW w:w="1356" w:type="dxa"/>
            <w:tcBorders/>
            <w:shd w:fill="auto" w:val="clear"/>
          </w:tcPr>
          <w:p>
            <w:pPr>
              <w:pStyle w:val="Compact"/>
              <w:spacing w:before="36" w:after="36"/>
              <w:jc w:val="center"/>
              <w:rPr/>
            </w:pPr>
            <w:r>
              <w:rPr/>
              <w:t>Ashley</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LinearHour</w:t>
            </w:r>
          </w:p>
        </w:tc>
        <w:tc>
          <w:tcPr>
            <w:tcW w:w="1196" w:type="dxa"/>
            <w:tcBorders/>
            <w:shd w:fill="auto" w:val="clear"/>
          </w:tcPr>
          <w:p>
            <w:pPr>
              <w:pStyle w:val="Compact"/>
              <w:spacing w:before="36" w:after="36"/>
              <w:jc w:val="center"/>
              <w:rPr/>
            </w:pPr>
            <w:r>
              <w:rPr/>
              <w:t>87113.16</w:t>
            </w:r>
          </w:p>
        </w:tc>
        <w:tc>
          <w:tcPr>
            <w:tcW w:w="701" w:type="dxa"/>
            <w:tcBorders/>
            <w:shd w:fill="auto" w:val="clear"/>
          </w:tcPr>
          <w:p>
            <w:pPr>
              <w:pStyle w:val="Compact"/>
              <w:spacing w:before="36" w:after="36"/>
              <w:jc w:val="center"/>
              <w:rPr/>
            </w:pPr>
            <w:r>
              <w:rPr/>
              <w:t>0</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7.73</w:t>
            </w:r>
          </w:p>
        </w:tc>
      </w:tr>
      <w:tr>
        <w:trPr/>
        <w:tc>
          <w:tcPr>
            <w:tcW w:w="1356" w:type="dxa"/>
            <w:tcBorders/>
            <w:shd w:fill="auto" w:val="clear"/>
          </w:tcPr>
          <w:p>
            <w:pPr>
              <w:pStyle w:val="Compact"/>
              <w:spacing w:before="36" w:after="36"/>
              <w:jc w:val="center"/>
              <w:rPr/>
            </w:pPr>
            <w:r>
              <w:rPr/>
              <w:t>Ashley</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Plateau</w:t>
            </w:r>
          </w:p>
        </w:tc>
        <w:tc>
          <w:tcPr>
            <w:tcW w:w="1196" w:type="dxa"/>
            <w:tcBorders/>
            <w:shd w:fill="auto" w:val="clear"/>
          </w:tcPr>
          <w:p>
            <w:pPr>
              <w:pStyle w:val="Compact"/>
              <w:spacing w:before="36" w:after="36"/>
              <w:jc w:val="center"/>
              <w:rPr/>
            </w:pPr>
            <w:r>
              <w:rPr/>
              <w:t>69221.16</w:t>
            </w:r>
          </w:p>
        </w:tc>
        <w:tc>
          <w:tcPr>
            <w:tcW w:w="701" w:type="dxa"/>
            <w:tcBorders/>
            <w:shd w:fill="auto" w:val="clear"/>
          </w:tcPr>
          <w:p>
            <w:pPr>
              <w:pStyle w:val="Compact"/>
              <w:spacing w:before="36" w:after="36"/>
              <w:jc w:val="center"/>
              <w:rPr/>
            </w:pPr>
            <w:r>
              <w:rPr/>
              <w:t>1.3</w:t>
            </w:r>
          </w:p>
        </w:tc>
        <w:tc>
          <w:tcPr>
            <w:tcW w:w="664" w:type="dxa"/>
            <w:tcBorders/>
            <w:shd w:fill="auto" w:val="clear"/>
          </w:tcPr>
          <w:p>
            <w:pPr>
              <w:pStyle w:val="Compact"/>
              <w:spacing w:before="36" w:after="36"/>
              <w:jc w:val="center"/>
              <w:rPr/>
            </w:pPr>
            <w:r>
              <w:rPr/>
              <w:t>21.2</w:t>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6.85</w:t>
            </w:r>
          </w:p>
        </w:tc>
      </w:tr>
      <w:tr>
        <w:trPr/>
        <w:tc>
          <w:tcPr>
            <w:tcW w:w="1356" w:type="dxa"/>
            <w:tcBorders/>
            <w:shd w:fill="auto" w:val="clear"/>
          </w:tcPr>
          <w:p>
            <w:pPr>
              <w:pStyle w:val="Compact"/>
              <w:spacing w:before="36" w:after="36"/>
              <w:jc w:val="center"/>
              <w:rPr/>
            </w:pPr>
            <w:r>
              <w:rPr/>
              <w:t>Ashley</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Triangle</w:t>
            </w:r>
          </w:p>
        </w:tc>
        <w:tc>
          <w:tcPr>
            <w:tcW w:w="1196" w:type="dxa"/>
            <w:tcBorders/>
            <w:shd w:fill="auto" w:val="clear"/>
          </w:tcPr>
          <w:p>
            <w:pPr>
              <w:pStyle w:val="Compact"/>
              <w:spacing w:before="36" w:after="36"/>
              <w:jc w:val="center"/>
              <w:rPr/>
            </w:pPr>
            <w:r>
              <w:rPr/>
              <w:t>65912.04</w:t>
            </w:r>
          </w:p>
        </w:tc>
        <w:tc>
          <w:tcPr>
            <w:tcW w:w="701" w:type="dxa"/>
            <w:tcBorders/>
            <w:shd w:fill="auto" w:val="clear"/>
          </w:tcPr>
          <w:p>
            <w:pPr>
              <w:pStyle w:val="Compact"/>
              <w:spacing w:before="36" w:after="36"/>
              <w:jc w:val="center"/>
              <w:rPr/>
            </w:pPr>
            <w:r>
              <w:rPr/>
              <w:t>1.9</w:t>
            </w:r>
          </w:p>
        </w:tc>
        <w:tc>
          <w:tcPr>
            <w:tcW w:w="664" w:type="dxa"/>
            <w:tcBorders/>
            <w:shd w:fill="auto" w:val="clear"/>
          </w:tcPr>
          <w:p>
            <w:pPr>
              <w:pStyle w:val="Compact"/>
              <w:spacing w:before="36" w:after="36"/>
              <w:jc w:val="center"/>
              <w:rPr/>
            </w:pPr>
            <w:r>
              <w:rPr/>
              <w:t>25.4</w:t>
            </w:r>
          </w:p>
        </w:tc>
        <w:tc>
          <w:tcPr>
            <w:tcW w:w="663" w:type="dxa"/>
            <w:tcBorders/>
            <w:shd w:fill="auto" w:val="clear"/>
          </w:tcPr>
          <w:p>
            <w:pPr>
              <w:pStyle w:val="Compact"/>
              <w:spacing w:before="36" w:after="36"/>
              <w:jc w:val="center"/>
              <w:rPr/>
            </w:pPr>
            <w:r>
              <w:rPr/>
              <w:t>48.1</w:t>
            </w:r>
          </w:p>
        </w:tc>
        <w:tc>
          <w:tcPr>
            <w:tcW w:w="818" w:type="dxa"/>
            <w:tcBorders/>
            <w:shd w:fill="auto" w:val="clear"/>
          </w:tcPr>
          <w:p>
            <w:pPr>
              <w:pStyle w:val="Compact"/>
              <w:spacing w:before="36" w:after="36"/>
              <w:jc w:val="center"/>
              <w:rPr/>
            </w:pPr>
            <w:r>
              <w:rPr/>
              <w:t>6.80</w:t>
            </w:r>
          </w:p>
        </w:tc>
      </w:tr>
      <w:tr>
        <w:trPr/>
        <w:tc>
          <w:tcPr>
            <w:tcW w:w="1356" w:type="dxa"/>
            <w:tcBorders/>
            <w:shd w:fill="auto" w:val="clear"/>
          </w:tcPr>
          <w:p>
            <w:pPr>
              <w:pStyle w:val="Compact"/>
              <w:spacing w:before="36" w:after="36"/>
              <w:jc w:val="center"/>
              <w:rPr/>
            </w:pPr>
            <w:r>
              <w:rPr/>
              <w:t>Ashley</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Asymcur</w:t>
            </w:r>
          </w:p>
        </w:tc>
        <w:tc>
          <w:tcPr>
            <w:tcW w:w="1196" w:type="dxa"/>
            <w:tcBorders/>
            <w:shd w:fill="auto" w:val="clear"/>
          </w:tcPr>
          <w:p>
            <w:pPr>
              <w:pStyle w:val="Compact"/>
              <w:spacing w:before="36" w:after="36"/>
              <w:jc w:val="center"/>
              <w:rPr/>
            </w:pPr>
            <w:r>
              <w:rPr/>
              <w:t>73723.55</w:t>
            </w:r>
          </w:p>
        </w:tc>
        <w:tc>
          <w:tcPr>
            <w:tcW w:w="701" w:type="dxa"/>
            <w:tcBorders/>
            <w:shd w:fill="auto" w:val="clear"/>
          </w:tcPr>
          <w:p>
            <w:pPr>
              <w:pStyle w:val="Compact"/>
              <w:spacing w:before="36" w:after="36"/>
              <w:jc w:val="center"/>
              <w:rPr/>
            </w:pPr>
            <w:r>
              <w:rPr/>
              <w:t>0.3</w:t>
            </w:r>
          </w:p>
        </w:tc>
        <w:tc>
          <w:tcPr>
            <w:tcW w:w="664" w:type="dxa"/>
            <w:tcBorders/>
            <w:shd w:fill="auto" w:val="clear"/>
          </w:tcPr>
          <w:p>
            <w:pPr>
              <w:pStyle w:val="Compact"/>
              <w:spacing w:before="36" w:after="36"/>
              <w:jc w:val="center"/>
              <w:rPr/>
            </w:pPr>
            <w:r>
              <w:rPr/>
              <w:t>27.3</w:t>
            </w:r>
          </w:p>
        </w:tc>
        <w:tc>
          <w:tcPr>
            <w:tcW w:w="663" w:type="dxa"/>
            <w:tcBorders/>
            <w:shd w:fill="auto" w:val="clear"/>
          </w:tcPr>
          <w:p>
            <w:pPr>
              <w:pStyle w:val="Compact"/>
              <w:spacing w:before="36" w:after="36"/>
              <w:jc w:val="center"/>
              <w:rPr/>
            </w:pPr>
            <w:r>
              <w:rPr/>
              <w:t>43.9</w:t>
            </w:r>
          </w:p>
        </w:tc>
        <w:tc>
          <w:tcPr>
            <w:tcW w:w="818" w:type="dxa"/>
            <w:tcBorders/>
            <w:shd w:fill="auto" w:val="clear"/>
          </w:tcPr>
          <w:p>
            <w:pPr>
              <w:pStyle w:val="Compact"/>
              <w:spacing w:before="36" w:after="36"/>
              <w:jc w:val="center"/>
              <w:rPr/>
            </w:pPr>
            <w:r>
              <w:rPr/>
              <w:t>6.81</w:t>
            </w:r>
          </w:p>
        </w:tc>
      </w:tr>
      <w:tr>
        <w:trPr/>
        <w:tc>
          <w:tcPr>
            <w:tcW w:w="1356" w:type="dxa"/>
            <w:tcBorders/>
            <w:shd w:fill="auto" w:val="clear"/>
          </w:tcPr>
          <w:p>
            <w:pPr>
              <w:pStyle w:val="Compact"/>
              <w:spacing w:before="36" w:after="36"/>
              <w:jc w:val="center"/>
              <w:rPr/>
            </w:pPr>
            <w:r>
              <w:rPr/>
              <w:t>Chandler</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Anderson</w:t>
            </w:r>
          </w:p>
        </w:tc>
        <w:tc>
          <w:tcPr>
            <w:tcW w:w="1196" w:type="dxa"/>
            <w:tcBorders/>
            <w:shd w:fill="auto" w:val="clear"/>
          </w:tcPr>
          <w:p>
            <w:pPr>
              <w:pStyle w:val="Compact"/>
              <w:spacing w:before="36" w:after="36"/>
              <w:jc w:val="center"/>
              <w:rPr/>
            </w:pPr>
            <w:r>
              <w:rPr/>
              <w:t>49036.93</w:t>
            </w:r>
          </w:p>
        </w:tc>
        <w:tc>
          <w:tcPr>
            <w:tcW w:w="701" w:type="dxa"/>
            <w:tcBorders/>
            <w:shd w:fill="auto" w:val="clear"/>
          </w:tcPr>
          <w:p>
            <w:pPr>
              <w:pStyle w:val="Compact"/>
              <w:spacing w:before="36" w:after="36"/>
              <w:jc w:val="center"/>
              <w:rPr/>
            </w:pPr>
            <w:r>
              <w:rPr/>
              <w:t>4</w:t>
            </w:r>
          </w:p>
        </w:tc>
        <w:tc>
          <w:tcPr>
            <w:tcW w:w="664" w:type="dxa"/>
            <w:tcBorders/>
            <w:shd w:fill="auto" w:val="clear"/>
          </w:tcPr>
          <w:p>
            <w:pPr>
              <w:pStyle w:val="Compact"/>
              <w:spacing w:before="36" w:after="36"/>
              <w:jc w:val="center"/>
              <w:rPr/>
            </w:pPr>
            <w:r>
              <w:rPr/>
              <w:t>25</w:t>
            </w:r>
          </w:p>
        </w:tc>
        <w:tc>
          <w:tcPr>
            <w:tcW w:w="663" w:type="dxa"/>
            <w:tcBorders/>
            <w:shd w:fill="auto" w:val="clear"/>
          </w:tcPr>
          <w:p>
            <w:pPr>
              <w:pStyle w:val="Compact"/>
              <w:spacing w:before="36" w:after="36"/>
              <w:jc w:val="center"/>
              <w:rPr/>
            </w:pPr>
            <w:r>
              <w:rPr/>
              <w:t>36</w:t>
            </w:r>
          </w:p>
        </w:tc>
        <w:tc>
          <w:tcPr>
            <w:tcW w:w="818" w:type="dxa"/>
            <w:tcBorders/>
            <w:shd w:fill="auto" w:val="clear"/>
          </w:tcPr>
          <w:p>
            <w:pPr>
              <w:pStyle w:val="Compact"/>
              <w:spacing w:before="36" w:after="36"/>
              <w:jc w:val="center"/>
              <w:rPr/>
            </w:pPr>
            <w:r>
              <w:rPr/>
              <w:t>7.27</w:t>
            </w:r>
          </w:p>
        </w:tc>
      </w:tr>
      <w:tr>
        <w:trPr/>
        <w:tc>
          <w:tcPr>
            <w:tcW w:w="1356" w:type="dxa"/>
            <w:tcBorders/>
            <w:shd w:fill="auto" w:val="clear"/>
          </w:tcPr>
          <w:p>
            <w:pPr>
              <w:pStyle w:val="Compact"/>
              <w:spacing w:before="36" w:after="36"/>
              <w:jc w:val="center"/>
              <w:rPr/>
            </w:pPr>
            <w:r>
              <w:rPr/>
              <w:t>Chandler</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MinMax</w:t>
            </w:r>
          </w:p>
        </w:tc>
        <w:tc>
          <w:tcPr>
            <w:tcW w:w="1196" w:type="dxa"/>
            <w:tcBorders/>
            <w:shd w:fill="auto" w:val="clear"/>
          </w:tcPr>
          <w:p>
            <w:pPr>
              <w:pStyle w:val="Compact"/>
              <w:spacing w:before="36" w:after="36"/>
              <w:jc w:val="center"/>
              <w:rPr/>
            </w:pPr>
            <w:r>
              <w:rPr/>
              <w:t>3777.09</w:t>
            </w:r>
          </w:p>
        </w:tc>
        <w:tc>
          <w:tcPr>
            <w:tcW w:w="701" w:type="dxa"/>
            <w:tcBorders/>
            <w:shd w:fill="auto" w:val="clear"/>
          </w:tcPr>
          <w:p>
            <w:pPr>
              <w:pStyle w:val="Compact"/>
              <w:spacing w:before="36" w:after="36"/>
              <w:jc w:val="center"/>
              <w:rPr/>
            </w:pPr>
            <w:r>
              <w:rPr/>
              <w:t>0.1</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9.08</w:t>
            </w:r>
          </w:p>
        </w:tc>
      </w:tr>
      <w:tr>
        <w:trPr/>
        <w:tc>
          <w:tcPr>
            <w:tcW w:w="1356" w:type="dxa"/>
            <w:tcBorders/>
            <w:shd w:fill="auto" w:val="clear"/>
          </w:tcPr>
          <w:p>
            <w:pPr>
              <w:pStyle w:val="Compact"/>
              <w:spacing w:before="36" w:after="36"/>
              <w:jc w:val="center"/>
              <w:rPr/>
            </w:pPr>
            <w:r>
              <w:rPr/>
              <w:t>Chandler</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LinearDay</w:t>
            </w:r>
          </w:p>
        </w:tc>
        <w:tc>
          <w:tcPr>
            <w:tcW w:w="1196" w:type="dxa"/>
            <w:tcBorders/>
            <w:shd w:fill="auto" w:val="clear"/>
          </w:tcPr>
          <w:p>
            <w:pPr>
              <w:pStyle w:val="Compact"/>
              <w:spacing w:before="36" w:after="36"/>
              <w:jc w:val="center"/>
              <w:rPr/>
            </w:pPr>
            <w:r>
              <w:rPr/>
              <w:t>3581.65</w:t>
            </w:r>
          </w:p>
        </w:tc>
        <w:tc>
          <w:tcPr>
            <w:tcW w:w="701" w:type="dxa"/>
            <w:tcBorders/>
            <w:shd w:fill="auto" w:val="clear"/>
          </w:tcPr>
          <w:p>
            <w:pPr>
              <w:pStyle w:val="Compact"/>
              <w:spacing w:before="36" w:after="36"/>
              <w:jc w:val="center"/>
              <w:rPr/>
            </w:pPr>
            <w:r>
              <w:rPr/>
              <w:t>1.6</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9.02</w:t>
            </w:r>
          </w:p>
        </w:tc>
      </w:tr>
      <w:tr>
        <w:trPr/>
        <w:tc>
          <w:tcPr>
            <w:tcW w:w="1356" w:type="dxa"/>
            <w:tcBorders/>
            <w:shd w:fill="auto" w:val="clear"/>
          </w:tcPr>
          <w:p>
            <w:pPr>
              <w:pStyle w:val="Compact"/>
              <w:spacing w:before="36" w:after="36"/>
              <w:jc w:val="center"/>
              <w:rPr/>
            </w:pPr>
            <w:r>
              <w:rPr/>
              <w:t>Chandler</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LinearHour</w:t>
            </w:r>
          </w:p>
        </w:tc>
        <w:tc>
          <w:tcPr>
            <w:tcW w:w="1196" w:type="dxa"/>
            <w:tcBorders/>
            <w:shd w:fill="auto" w:val="clear"/>
          </w:tcPr>
          <w:p>
            <w:pPr>
              <w:pStyle w:val="Compact"/>
              <w:spacing w:before="36" w:after="36"/>
              <w:jc w:val="center"/>
              <w:rPr/>
            </w:pPr>
            <w:r>
              <w:rPr/>
              <w:t>89943.75</w:t>
            </w:r>
          </w:p>
        </w:tc>
        <w:tc>
          <w:tcPr>
            <w:tcW w:w="701" w:type="dxa"/>
            <w:tcBorders/>
            <w:shd w:fill="auto" w:val="clear"/>
          </w:tcPr>
          <w:p>
            <w:pPr>
              <w:pStyle w:val="Compact"/>
              <w:spacing w:before="36" w:after="36"/>
              <w:jc w:val="center"/>
              <w:rPr/>
            </w:pPr>
            <w:r>
              <w:rPr/>
              <w:t>0</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9.28</w:t>
            </w:r>
          </w:p>
        </w:tc>
      </w:tr>
      <w:tr>
        <w:trPr/>
        <w:tc>
          <w:tcPr>
            <w:tcW w:w="1356" w:type="dxa"/>
            <w:tcBorders/>
            <w:shd w:fill="auto" w:val="clear"/>
          </w:tcPr>
          <w:p>
            <w:pPr>
              <w:pStyle w:val="Compact"/>
              <w:spacing w:before="36" w:after="36"/>
              <w:jc w:val="center"/>
              <w:rPr/>
            </w:pPr>
            <w:r>
              <w:rPr/>
              <w:t>Chandler</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Plateau</w:t>
            </w:r>
          </w:p>
        </w:tc>
        <w:tc>
          <w:tcPr>
            <w:tcW w:w="1196" w:type="dxa"/>
            <w:tcBorders/>
            <w:shd w:fill="auto" w:val="clear"/>
          </w:tcPr>
          <w:p>
            <w:pPr>
              <w:pStyle w:val="Compact"/>
              <w:spacing w:before="36" w:after="36"/>
              <w:jc w:val="center"/>
              <w:rPr/>
            </w:pPr>
            <w:r>
              <w:rPr/>
              <w:t>50127.33</w:t>
            </w:r>
          </w:p>
        </w:tc>
        <w:tc>
          <w:tcPr>
            <w:tcW w:w="701" w:type="dxa"/>
            <w:tcBorders/>
            <w:shd w:fill="auto" w:val="clear"/>
          </w:tcPr>
          <w:p>
            <w:pPr>
              <w:pStyle w:val="Compact"/>
              <w:spacing w:before="36" w:after="36"/>
              <w:jc w:val="center"/>
              <w:rPr/>
            </w:pPr>
            <w:r>
              <w:rPr/>
              <w:t>0.4</w:t>
            </w:r>
          </w:p>
        </w:tc>
        <w:tc>
          <w:tcPr>
            <w:tcW w:w="664" w:type="dxa"/>
            <w:tcBorders/>
            <w:shd w:fill="auto" w:val="clear"/>
          </w:tcPr>
          <w:p>
            <w:pPr>
              <w:pStyle w:val="Compact"/>
              <w:spacing w:before="36" w:after="36"/>
              <w:jc w:val="center"/>
              <w:rPr/>
            </w:pPr>
            <w:r>
              <w:rPr/>
              <w:t>12.1</w:t>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7.05</w:t>
            </w:r>
          </w:p>
        </w:tc>
      </w:tr>
      <w:tr>
        <w:trPr/>
        <w:tc>
          <w:tcPr>
            <w:tcW w:w="1356" w:type="dxa"/>
            <w:tcBorders/>
            <w:shd w:fill="auto" w:val="clear"/>
          </w:tcPr>
          <w:p>
            <w:pPr>
              <w:pStyle w:val="Compact"/>
              <w:spacing w:before="36" w:after="36"/>
              <w:jc w:val="center"/>
              <w:rPr/>
            </w:pPr>
            <w:r>
              <w:rPr/>
              <w:t>Chandler</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Triangle</w:t>
            </w:r>
          </w:p>
        </w:tc>
        <w:tc>
          <w:tcPr>
            <w:tcW w:w="1196" w:type="dxa"/>
            <w:tcBorders/>
            <w:shd w:fill="auto" w:val="clear"/>
          </w:tcPr>
          <w:p>
            <w:pPr>
              <w:pStyle w:val="Compact"/>
              <w:spacing w:before="36" w:after="36"/>
              <w:jc w:val="center"/>
              <w:rPr/>
            </w:pPr>
            <w:r>
              <w:rPr/>
              <w:t>21530.25</w:t>
            </w:r>
          </w:p>
        </w:tc>
        <w:tc>
          <w:tcPr>
            <w:tcW w:w="701" w:type="dxa"/>
            <w:tcBorders/>
            <w:shd w:fill="auto" w:val="clear"/>
          </w:tcPr>
          <w:p>
            <w:pPr>
              <w:pStyle w:val="Compact"/>
              <w:spacing w:before="36" w:after="36"/>
              <w:jc w:val="center"/>
              <w:rPr/>
            </w:pPr>
            <w:r>
              <w:rPr/>
              <w:t>4.5</w:t>
            </w:r>
          </w:p>
        </w:tc>
        <w:tc>
          <w:tcPr>
            <w:tcW w:w="664" w:type="dxa"/>
            <w:tcBorders/>
            <w:shd w:fill="auto" w:val="clear"/>
          </w:tcPr>
          <w:p>
            <w:pPr>
              <w:pStyle w:val="Compact"/>
              <w:spacing w:before="36" w:after="36"/>
              <w:jc w:val="center"/>
              <w:rPr/>
            </w:pPr>
            <w:r>
              <w:rPr/>
              <w:t>10.7</w:t>
            </w:r>
          </w:p>
        </w:tc>
        <w:tc>
          <w:tcPr>
            <w:tcW w:w="663" w:type="dxa"/>
            <w:tcBorders/>
            <w:shd w:fill="auto" w:val="clear"/>
          </w:tcPr>
          <w:p>
            <w:pPr>
              <w:pStyle w:val="Compact"/>
              <w:spacing w:before="36" w:after="36"/>
              <w:jc w:val="center"/>
              <w:rPr/>
            </w:pPr>
            <w:r>
              <w:rPr/>
              <w:t>67.3</w:t>
            </w:r>
          </w:p>
        </w:tc>
        <w:tc>
          <w:tcPr>
            <w:tcW w:w="818" w:type="dxa"/>
            <w:tcBorders/>
            <w:shd w:fill="auto" w:val="clear"/>
          </w:tcPr>
          <w:p>
            <w:pPr>
              <w:pStyle w:val="Compact"/>
              <w:spacing w:before="36" w:after="36"/>
              <w:jc w:val="center"/>
              <w:rPr/>
            </w:pPr>
            <w:r>
              <w:rPr/>
              <w:t>8.16</w:t>
            </w:r>
          </w:p>
        </w:tc>
      </w:tr>
      <w:tr>
        <w:trPr/>
        <w:tc>
          <w:tcPr>
            <w:tcW w:w="1356" w:type="dxa"/>
            <w:tcBorders/>
            <w:shd w:fill="auto" w:val="clear"/>
          </w:tcPr>
          <w:p>
            <w:pPr>
              <w:pStyle w:val="Compact"/>
              <w:spacing w:before="36" w:after="36"/>
              <w:jc w:val="center"/>
              <w:rPr/>
            </w:pPr>
            <w:r>
              <w:rPr/>
              <w:t>Chandler</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Asymcur</w:t>
            </w:r>
          </w:p>
        </w:tc>
        <w:tc>
          <w:tcPr>
            <w:tcW w:w="1196" w:type="dxa"/>
            <w:tcBorders/>
            <w:shd w:fill="auto" w:val="clear"/>
          </w:tcPr>
          <w:p>
            <w:pPr>
              <w:pStyle w:val="Compact"/>
              <w:spacing w:before="36" w:after="36"/>
              <w:jc w:val="center"/>
              <w:rPr/>
            </w:pPr>
            <w:r>
              <w:rPr/>
              <w:t>35758.11</w:t>
            </w:r>
          </w:p>
        </w:tc>
        <w:tc>
          <w:tcPr>
            <w:tcW w:w="701" w:type="dxa"/>
            <w:tcBorders/>
            <w:shd w:fill="auto" w:val="clear"/>
          </w:tcPr>
          <w:p>
            <w:pPr>
              <w:pStyle w:val="Compact"/>
              <w:spacing w:before="36" w:after="36"/>
              <w:jc w:val="center"/>
              <w:rPr/>
            </w:pPr>
            <w:r>
              <w:rPr/>
              <w:t>3.1</w:t>
            </w:r>
          </w:p>
        </w:tc>
        <w:tc>
          <w:tcPr>
            <w:tcW w:w="664" w:type="dxa"/>
            <w:tcBorders/>
            <w:shd w:fill="auto" w:val="clear"/>
          </w:tcPr>
          <w:p>
            <w:pPr>
              <w:pStyle w:val="Compact"/>
              <w:spacing w:before="36" w:after="36"/>
              <w:jc w:val="center"/>
              <w:rPr/>
            </w:pPr>
            <w:r>
              <w:rPr/>
              <w:t>13.7</w:t>
            </w:r>
          </w:p>
        </w:tc>
        <w:tc>
          <w:tcPr>
            <w:tcW w:w="663" w:type="dxa"/>
            <w:tcBorders/>
            <w:shd w:fill="auto" w:val="clear"/>
          </w:tcPr>
          <w:p>
            <w:pPr>
              <w:pStyle w:val="Compact"/>
              <w:spacing w:before="36" w:after="36"/>
              <w:jc w:val="center"/>
              <w:rPr/>
            </w:pPr>
            <w:r>
              <w:rPr/>
              <w:t>78.3</w:t>
            </w:r>
          </w:p>
        </w:tc>
        <w:tc>
          <w:tcPr>
            <w:tcW w:w="818" w:type="dxa"/>
            <w:tcBorders/>
            <w:shd w:fill="auto" w:val="clear"/>
          </w:tcPr>
          <w:p>
            <w:pPr>
              <w:pStyle w:val="Compact"/>
              <w:spacing w:before="36" w:after="36"/>
              <w:jc w:val="center"/>
              <w:rPr/>
            </w:pPr>
            <w:r>
              <w:rPr/>
              <w:t>7.12</w:t>
            </w:r>
          </w:p>
        </w:tc>
      </w:tr>
      <w:tr>
        <w:trPr/>
        <w:tc>
          <w:tcPr>
            <w:tcW w:w="1356" w:type="dxa"/>
            <w:tcBorders/>
            <w:shd w:fill="auto" w:val="clear"/>
          </w:tcPr>
          <w:p>
            <w:pPr>
              <w:pStyle w:val="Compact"/>
              <w:spacing w:before="36" w:after="36"/>
              <w:jc w:val="center"/>
              <w:rPr/>
            </w:pPr>
            <w:r>
              <w:rPr/>
              <w:t>Chico</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Anderson</w:t>
            </w:r>
          </w:p>
        </w:tc>
        <w:tc>
          <w:tcPr>
            <w:tcW w:w="1196" w:type="dxa"/>
            <w:tcBorders/>
            <w:shd w:fill="auto" w:val="clear"/>
          </w:tcPr>
          <w:p>
            <w:pPr>
              <w:pStyle w:val="Compact"/>
              <w:spacing w:before="36" w:after="36"/>
              <w:jc w:val="center"/>
              <w:rPr/>
            </w:pPr>
            <w:r>
              <w:rPr/>
              <w:t>47406.63</w:t>
            </w:r>
          </w:p>
        </w:tc>
        <w:tc>
          <w:tcPr>
            <w:tcW w:w="701" w:type="dxa"/>
            <w:tcBorders/>
            <w:shd w:fill="auto" w:val="clear"/>
          </w:tcPr>
          <w:p>
            <w:pPr>
              <w:pStyle w:val="Compact"/>
              <w:spacing w:before="36" w:after="36"/>
              <w:jc w:val="center"/>
              <w:rPr/>
            </w:pPr>
            <w:r>
              <w:rPr/>
              <w:t>4</w:t>
            </w:r>
          </w:p>
        </w:tc>
        <w:tc>
          <w:tcPr>
            <w:tcW w:w="664" w:type="dxa"/>
            <w:tcBorders/>
            <w:shd w:fill="auto" w:val="clear"/>
          </w:tcPr>
          <w:p>
            <w:pPr>
              <w:pStyle w:val="Compact"/>
              <w:spacing w:before="36" w:after="36"/>
              <w:jc w:val="center"/>
              <w:rPr/>
            </w:pPr>
            <w:r>
              <w:rPr/>
              <w:t>25</w:t>
            </w:r>
          </w:p>
        </w:tc>
        <w:tc>
          <w:tcPr>
            <w:tcW w:w="663" w:type="dxa"/>
            <w:tcBorders/>
            <w:shd w:fill="auto" w:val="clear"/>
          </w:tcPr>
          <w:p>
            <w:pPr>
              <w:pStyle w:val="Compact"/>
              <w:spacing w:before="36" w:after="36"/>
              <w:jc w:val="center"/>
              <w:rPr/>
            </w:pPr>
            <w:r>
              <w:rPr/>
              <w:t>36</w:t>
            </w:r>
          </w:p>
        </w:tc>
        <w:tc>
          <w:tcPr>
            <w:tcW w:w="818" w:type="dxa"/>
            <w:tcBorders/>
            <w:shd w:fill="auto" w:val="clear"/>
          </w:tcPr>
          <w:p>
            <w:pPr>
              <w:pStyle w:val="Compact"/>
              <w:spacing w:before="36" w:after="36"/>
              <w:jc w:val="center"/>
              <w:rPr/>
            </w:pPr>
            <w:r>
              <w:rPr/>
              <w:t>7.38</w:t>
            </w:r>
          </w:p>
        </w:tc>
      </w:tr>
      <w:tr>
        <w:trPr/>
        <w:tc>
          <w:tcPr>
            <w:tcW w:w="1356" w:type="dxa"/>
            <w:tcBorders/>
            <w:shd w:fill="auto" w:val="clear"/>
          </w:tcPr>
          <w:p>
            <w:pPr>
              <w:pStyle w:val="Compact"/>
              <w:spacing w:before="36" w:after="36"/>
              <w:jc w:val="center"/>
              <w:rPr/>
            </w:pPr>
            <w:r>
              <w:rPr/>
              <w:t>Chico</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MinMax</w:t>
            </w:r>
          </w:p>
        </w:tc>
        <w:tc>
          <w:tcPr>
            <w:tcW w:w="1196" w:type="dxa"/>
            <w:tcBorders/>
            <w:shd w:fill="auto" w:val="clear"/>
          </w:tcPr>
          <w:p>
            <w:pPr>
              <w:pStyle w:val="Compact"/>
              <w:spacing w:before="36" w:after="36"/>
              <w:jc w:val="center"/>
              <w:rPr/>
            </w:pPr>
            <w:r>
              <w:rPr/>
              <w:t>3628.36</w:t>
            </w:r>
          </w:p>
        </w:tc>
        <w:tc>
          <w:tcPr>
            <w:tcW w:w="701" w:type="dxa"/>
            <w:tcBorders/>
            <w:shd w:fill="auto" w:val="clear"/>
          </w:tcPr>
          <w:p>
            <w:pPr>
              <w:pStyle w:val="Compact"/>
              <w:spacing w:before="36" w:after="36"/>
              <w:jc w:val="center"/>
              <w:rPr/>
            </w:pPr>
            <w:r>
              <w:rPr/>
              <w:t>0.1</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8.03</w:t>
            </w:r>
          </w:p>
        </w:tc>
      </w:tr>
      <w:tr>
        <w:trPr/>
        <w:tc>
          <w:tcPr>
            <w:tcW w:w="1356" w:type="dxa"/>
            <w:tcBorders/>
            <w:shd w:fill="auto" w:val="clear"/>
          </w:tcPr>
          <w:p>
            <w:pPr>
              <w:pStyle w:val="Compact"/>
              <w:spacing w:before="36" w:after="36"/>
              <w:jc w:val="center"/>
              <w:rPr/>
            </w:pPr>
            <w:r>
              <w:rPr/>
              <w:t>Chico</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LinearDay</w:t>
            </w:r>
          </w:p>
        </w:tc>
        <w:tc>
          <w:tcPr>
            <w:tcW w:w="1196" w:type="dxa"/>
            <w:tcBorders/>
            <w:shd w:fill="auto" w:val="clear"/>
          </w:tcPr>
          <w:p>
            <w:pPr>
              <w:pStyle w:val="Compact"/>
              <w:spacing w:before="36" w:after="36"/>
              <w:jc w:val="center"/>
              <w:rPr/>
            </w:pPr>
            <w:r>
              <w:rPr/>
              <w:t>3595.11</w:t>
            </w:r>
          </w:p>
        </w:tc>
        <w:tc>
          <w:tcPr>
            <w:tcW w:w="701" w:type="dxa"/>
            <w:tcBorders/>
            <w:shd w:fill="auto" w:val="clear"/>
          </w:tcPr>
          <w:p>
            <w:pPr>
              <w:pStyle w:val="Compact"/>
              <w:spacing w:before="36" w:after="36"/>
              <w:jc w:val="center"/>
              <w:rPr/>
            </w:pPr>
            <w:r>
              <w:rPr/>
              <w:t>0.2</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7.35</w:t>
            </w:r>
          </w:p>
        </w:tc>
      </w:tr>
      <w:tr>
        <w:trPr/>
        <w:tc>
          <w:tcPr>
            <w:tcW w:w="1356" w:type="dxa"/>
            <w:tcBorders/>
            <w:shd w:fill="auto" w:val="clear"/>
          </w:tcPr>
          <w:p>
            <w:pPr>
              <w:pStyle w:val="Compact"/>
              <w:spacing w:before="36" w:after="36"/>
              <w:jc w:val="center"/>
              <w:rPr/>
            </w:pPr>
            <w:r>
              <w:rPr/>
              <w:t>Chico</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LinearHour</w:t>
            </w:r>
          </w:p>
        </w:tc>
        <w:tc>
          <w:tcPr>
            <w:tcW w:w="1196" w:type="dxa"/>
            <w:tcBorders/>
            <w:shd w:fill="auto" w:val="clear"/>
          </w:tcPr>
          <w:p>
            <w:pPr>
              <w:pStyle w:val="Compact"/>
              <w:spacing w:before="36" w:after="36"/>
              <w:jc w:val="center"/>
              <w:rPr/>
            </w:pPr>
            <w:r>
              <w:rPr/>
              <w:t>86578.19</w:t>
            </w:r>
          </w:p>
        </w:tc>
        <w:tc>
          <w:tcPr>
            <w:tcW w:w="701" w:type="dxa"/>
            <w:tcBorders/>
            <w:shd w:fill="auto" w:val="clear"/>
          </w:tcPr>
          <w:p>
            <w:pPr>
              <w:pStyle w:val="Compact"/>
              <w:spacing w:before="36" w:after="36"/>
              <w:jc w:val="center"/>
              <w:rPr/>
            </w:pPr>
            <w:r>
              <w:rPr/>
              <w:t>0</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7.45</w:t>
            </w:r>
          </w:p>
        </w:tc>
      </w:tr>
      <w:tr>
        <w:trPr/>
        <w:tc>
          <w:tcPr>
            <w:tcW w:w="1356" w:type="dxa"/>
            <w:tcBorders/>
            <w:shd w:fill="auto" w:val="clear"/>
          </w:tcPr>
          <w:p>
            <w:pPr>
              <w:pStyle w:val="Compact"/>
              <w:spacing w:before="36" w:after="36"/>
              <w:jc w:val="center"/>
              <w:rPr/>
            </w:pPr>
            <w:r>
              <w:rPr/>
              <w:t>Chico</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Plateau</w:t>
            </w:r>
          </w:p>
        </w:tc>
        <w:tc>
          <w:tcPr>
            <w:tcW w:w="1196" w:type="dxa"/>
            <w:tcBorders/>
            <w:shd w:fill="auto" w:val="clear"/>
          </w:tcPr>
          <w:p>
            <w:pPr>
              <w:pStyle w:val="Compact"/>
              <w:spacing w:before="36" w:after="36"/>
              <w:jc w:val="center"/>
              <w:rPr/>
            </w:pPr>
            <w:r>
              <w:rPr/>
              <w:t>74486.63</w:t>
            </w:r>
          </w:p>
        </w:tc>
        <w:tc>
          <w:tcPr>
            <w:tcW w:w="701" w:type="dxa"/>
            <w:tcBorders/>
            <w:shd w:fill="auto" w:val="clear"/>
          </w:tcPr>
          <w:p>
            <w:pPr>
              <w:pStyle w:val="Compact"/>
              <w:spacing w:before="36" w:after="36"/>
              <w:jc w:val="center"/>
              <w:rPr/>
            </w:pPr>
            <w:r>
              <w:rPr/>
              <w:t>0.2</w:t>
            </w:r>
          </w:p>
        </w:tc>
        <w:tc>
          <w:tcPr>
            <w:tcW w:w="664" w:type="dxa"/>
            <w:tcBorders/>
            <w:shd w:fill="auto" w:val="clear"/>
          </w:tcPr>
          <w:p>
            <w:pPr>
              <w:pStyle w:val="Compact"/>
              <w:spacing w:before="36" w:after="36"/>
              <w:jc w:val="center"/>
              <w:rPr/>
            </w:pPr>
            <w:r>
              <w:rPr/>
              <w:t>21.9</w:t>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6.88</w:t>
            </w:r>
          </w:p>
        </w:tc>
      </w:tr>
      <w:tr>
        <w:trPr/>
        <w:tc>
          <w:tcPr>
            <w:tcW w:w="1356" w:type="dxa"/>
            <w:tcBorders/>
            <w:shd w:fill="auto" w:val="clear"/>
          </w:tcPr>
          <w:p>
            <w:pPr>
              <w:pStyle w:val="Compact"/>
              <w:spacing w:before="36" w:after="36"/>
              <w:jc w:val="center"/>
              <w:rPr/>
            </w:pPr>
            <w:r>
              <w:rPr/>
              <w:t>Chico</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Triangle</w:t>
            </w:r>
          </w:p>
        </w:tc>
        <w:tc>
          <w:tcPr>
            <w:tcW w:w="1196" w:type="dxa"/>
            <w:tcBorders/>
            <w:shd w:fill="auto" w:val="clear"/>
          </w:tcPr>
          <w:p>
            <w:pPr>
              <w:pStyle w:val="Compact"/>
              <w:spacing w:before="36" w:after="36"/>
              <w:jc w:val="center"/>
              <w:rPr/>
            </w:pPr>
            <w:r>
              <w:rPr/>
              <w:t>76029.99</w:t>
            </w:r>
          </w:p>
        </w:tc>
        <w:tc>
          <w:tcPr>
            <w:tcW w:w="701" w:type="dxa"/>
            <w:tcBorders/>
            <w:shd w:fill="auto" w:val="clear"/>
          </w:tcPr>
          <w:p>
            <w:pPr>
              <w:pStyle w:val="Compact"/>
              <w:spacing w:before="36" w:after="36"/>
              <w:jc w:val="center"/>
              <w:rPr/>
            </w:pPr>
            <w:r>
              <w:rPr/>
              <w:t>0.3</w:t>
            </w:r>
          </w:p>
        </w:tc>
        <w:tc>
          <w:tcPr>
            <w:tcW w:w="664" w:type="dxa"/>
            <w:tcBorders/>
            <w:shd w:fill="auto" w:val="clear"/>
          </w:tcPr>
          <w:p>
            <w:pPr>
              <w:pStyle w:val="Compact"/>
              <w:spacing w:before="36" w:after="36"/>
              <w:jc w:val="center"/>
              <w:rPr/>
            </w:pPr>
            <w:r>
              <w:rPr/>
              <w:t>26.7</w:t>
            </w:r>
          </w:p>
        </w:tc>
        <w:tc>
          <w:tcPr>
            <w:tcW w:w="663" w:type="dxa"/>
            <w:tcBorders/>
            <w:shd w:fill="auto" w:val="clear"/>
          </w:tcPr>
          <w:p>
            <w:pPr>
              <w:pStyle w:val="Compact"/>
              <w:spacing w:before="36" w:after="36"/>
              <w:jc w:val="center"/>
              <w:rPr/>
            </w:pPr>
            <w:r>
              <w:rPr/>
              <w:t>53</w:t>
            </w:r>
          </w:p>
        </w:tc>
        <w:tc>
          <w:tcPr>
            <w:tcW w:w="818" w:type="dxa"/>
            <w:tcBorders/>
            <w:shd w:fill="auto" w:val="clear"/>
          </w:tcPr>
          <w:p>
            <w:pPr>
              <w:pStyle w:val="Compact"/>
              <w:spacing w:before="36" w:after="36"/>
              <w:jc w:val="center"/>
              <w:rPr/>
            </w:pPr>
            <w:r>
              <w:rPr/>
              <w:t>6.67</w:t>
            </w:r>
          </w:p>
        </w:tc>
      </w:tr>
      <w:tr>
        <w:trPr/>
        <w:tc>
          <w:tcPr>
            <w:tcW w:w="1356" w:type="dxa"/>
            <w:tcBorders/>
            <w:shd w:fill="auto" w:val="clear"/>
          </w:tcPr>
          <w:p>
            <w:pPr>
              <w:pStyle w:val="Compact"/>
              <w:spacing w:before="36" w:after="36"/>
              <w:jc w:val="center"/>
              <w:rPr/>
            </w:pPr>
            <w:r>
              <w:rPr/>
              <w:t>Chico</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Asymcur</w:t>
            </w:r>
          </w:p>
        </w:tc>
        <w:tc>
          <w:tcPr>
            <w:tcW w:w="1196" w:type="dxa"/>
            <w:tcBorders/>
            <w:shd w:fill="auto" w:val="clear"/>
          </w:tcPr>
          <w:p>
            <w:pPr>
              <w:pStyle w:val="Compact"/>
              <w:spacing w:before="36" w:after="36"/>
              <w:jc w:val="center"/>
              <w:rPr/>
            </w:pPr>
            <w:r>
              <w:rPr/>
              <w:t>74678.48</w:t>
            </w:r>
          </w:p>
        </w:tc>
        <w:tc>
          <w:tcPr>
            <w:tcW w:w="701" w:type="dxa"/>
            <w:tcBorders/>
            <w:shd w:fill="auto" w:val="clear"/>
          </w:tcPr>
          <w:p>
            <w:pPr>
              <w:pStyle w:val="Compact"/>
              <w:spacing w:before="36" w:after="36"/>
              <w:jc w:val="center"/>
              <w:rPr/>
            </w:pPr>
            <w:r>
              <w:rPr/>
              <w:t>0.1</w:t>
            </w:r>
          </w:p>
        </w:tc>
        <w:tc>
          <w:tcPr>
            <w:tcW w:w="664" w:type="dxa"/>
            <w:tcBorders/>
            <w:shd w:fill="auto" w:val="clear"/>
          </w:tcPr>
          <w:p>
            <w:pPr>
              <w:pStyle w:val="Compact"/>
              <w:spacing w:before="36" w:after="36"/>
              <w:jc w:val="center"/>
              <w:rPr/>
            </w:pPr>
            <w:r>
              <w:rPr/>
              <w:t>24.3</w:t>
            </w:r>
          </w:p>
        </w:tc>
        <w:tc>
          <w:tcPr>
            <w:tcW w:w="663" w:type="dxa"/>
            <w:tcBorders/>
            <w:shd w:fill="auto" w:val="clear"/>
          </w:tcPr>
          <w:p>
            <w:pPr>
              <w:pStyle w:val="Compact"/>
              <w:spacing w:before="36" w:after="36"/>
              <w:jc w:val="center"/>
              <w:rPr/>
            </w:pPr>
            <w:r>
              <w:rPr/>
              <w:t>69.2</w:t>
            </w:r>
          </w:p>
        </w:tc>
        <w:tc>
          <w:tcPr>
            <w:tcW w:w="818" w:type="dxa"/>
            <w:tcBorders/>
            <w:shd w:fill="auto" w:val="clear"/>
          </w:tcPr>
          <w:p>
            <w:pPr>
              <w:pStyle w:val="Compact"/>
              <w:spacing w:before="36" w:after="36"/>
              <w:jc w:val="center"/>
              <w:rPr/>
            </w:pPr>
            <w:r>
              <w:rPr/>
              <w:t>6.79</w:t>
            </w:r>
          </w:p>
        </w:tc>
      </w:tr>
      <w:tr>
        <w:trPr/>
        <w:tc>
          <w:tcPr>
            <w:tcW w:w="1356" w:type="dxa"/>
            <w:tcBorders/>
            <w:shd w:fill="auto" w:val="clear"/>
          </w:tcPr>
          <w:p>
            <w:pPr>
              <w:pStyle w:val="Compact"/>
              <w:spacing w:before="36" w:after="36"/>
              <w:jc w:val="center"/>
              <w:rPr/>
            </w:pPr>
            <w:r>
              <w:rPr/>
              <w:t>Franquette</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Anderson</w:t>
            </w:r>
          </w:p>
        </w:tc>
        <w:tc>
          <w:tcPr>
            <w:tcW w:w="1196" w:type="dxa"/>
            <w:tcBorders/>
            <w:shd w:fill="auto" w:val="clear"/>
          </w:tcPr>
          <w:p>
            <w:pPr>
              <w:pStyle w:val="Compact"/>
              <w:spacing w:before="36" w:after="36"/>
              <w:jc w:val="center"/>
              <w:rPr/>
            </w:pPr>
            <w:r>
              <w:rPr/>
              <w:t>48482.93</w:t>
            </w:r>
          </w:p>
        </w:tc>
        <w:tc>
          <w:tcPr>
            <w:tcW w:w="701" w:type="dxa"/>
            <w:tcBorders/>
            <w:shd w:fill="auto" w:val="clear"/>
          </w:tcPr>
          <w:p>
            <w:pPr>
              <w:pStyle w:val="Compact"/>
              <w:spacing w:before="36" w:after="36"/>
              <w:jc w:val="center"/>
              <w:rPr/>
            </w:pPr>
            <w:r>
              <w:rPr/>
              <w:t>4</w:t>
            </w:r>
          </w:p>
        </w:tc>
        <w:tc>
          <w:tcPr>
            <w:tcW w:w="664" w:type="dxa"/>
            <w:tcBorders/>
            <w:shd w:fill="auto" w:val="clear"/>
          </w:tcPr>
          <w:p>
            <w:pPr>
              <w:pStyle w:val="Compact"/>
              <w:spacing w:before="36" w:after="36"/>
              <w:jc w:val="center"/>
              <w:rPr/>
            </w:pPr>
            <w:r>
              <w:rPr/>
              <w:t>25</w:t>
            </w:r>
          </w:p>
        </w:tc>
        <w:tc>
          <w:tcPr>
            <w:tcW w:w="663" w:type="dxa"/>
            <w:tcBorders/>
            <w:shd w:fill="auto" w:val="clear"/>
          </w:tcPr>
          <w:p>
            <w:pPr>
              <w:pStyle w:val="Compact"/>
              <w:spacing w:before="36" w:after="36"/>
              <w:jc w:val="center"/>
              <w:rPr/>
            </w:pPr>
            <w:r>
              <w:rPr/>
              <w:t>36</w:t>
            </w:r>
          </w:p>
        </w:tc>
        <w:tc>
          <w:tcPr>
            <w:tcW w:w="818" w:type="dxa"/>
            <w:tcBorders/>
            <w:shd w:fill="auto" w:val="clear"/>
          </w:tcPr>
          <w:p>
            <w:pPr>
              <w:pStyle w:val="Compact"/>
              <w:spacing w:before="36" w:after="36"/>
              <w:jc w:val="center"/>
              <w:rPr/>
            </w:pPr>
            <w:r>
              <w:rPr/>
              <w:t>6.40</w:t>
            </w:r>
          </w:p>
        </w:tc>
      </w:tr>
      <w:tr>
        <w:trPr/>
        <w:tc>
          <w:tcPr>
            <w:tcW w:w="1356" w:type="dxa"/>
            <w:tcBorders/>
            <w:shd w:fill="auto" w:val="clear"/>
          </w:tcPr>
          <w:p>
            <w:pPr>
              <w:pStyle w:val="Compact"/>
              <w:spacing w:before="36" w:after="36"/>
              <w:jc w:val="center"/>
              <w:rPr/>
            </w:pPr>
            <w:r>
              <w:rPr/>
              <w:t>Franquette</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MinMax</w:t>
            </w:r>
          </w:p>
        </w:tc>
        <w:tc>
          <w:tcPr>
            <w:tcW w:w="1196" w:type="dxa"/>
            <w:tcBorders/>
            <w:shd w:fill="auto" w:val="clear"/>
          </w:tcPr>
          <w:p>
            <w:pPr>
              <w:pStyle w:val="Compact"/>
              <w:spacing w:before="36" w:after="36"/>
              <w:jc w:val="center"/>
              <w:rPr/>
            </w:pPr>
            <w:r>
              <w:rPr/>
              <w:t>3742.90</w:t>
            </w:r>
          </w:p>
        </w:tc>
        <w:tc>
          <w:tcPr>
            <w:tcW w:w="701" w:type="dxa"/>
            <w:tcBorders/>
            <w:shd w:fill="auto" w:val="clear"/>
          </w:tcPr>
          <w:p>
            <w:pPr>
              <w:pStyle w:val="Compact"/>
              <w:spacing w:before="36" w:after="36"/>
              <w:jc w:val="center"/>
              <w:rPr/>
            </w:pPr>
            <w:r>
              <w:rPr/>
              <w:t>0.2</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9.48</w:t>
            </w:r>
          </w:p>
        </w:tc>
      </w:tr>
      <w:tr>
        <w:trPr/>
        <w:tc>
          <w:tcPr>
            <w:tcW w:w="1356" w:type="dxa"/>
            <w:tcBorders/>
            <w:shd w:fill="auto" w:val="clear"/>
          </w:tcPr>
          <w:p>
            <w:pPr>
              <w:pStyle w:val="Compact"/>
              <w:spacing w:before="36" w:after="36"/>
              <w:jc w:val="center"/>
              <w:rPr/>
            </w:pPr>
            <w:r>
              <w:rPr/>
              <w:t>Franquette</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LinearDay</w:t>
            </w:r>
          </w:p>
        </w:tc>
        <w:tc>
          <w:tcPr>
            <w:tcW w:w="1196" w:type="dxa"/>
            <w:tcBorders/>
            <w:shd w:fill="auto" w:val="clear"/>
          </w:tcPr>
          <w:p>
            <w:pPr>
              <w:pStyle w:val="Compact"/>
              <w:spacing w:before="36" w:after="36"/>
              <w:jc w:val="center"/>
              <w:rPr/>
            </w:pPr>
            <w:r>
              <w:rPr/>
              <w:t>3753.42</w:t>
            </w:r>
          </w:p>
        </w:tc>
        <w:tc>
          <w:tcPr>
            <w:tcW w:w="701" w:type="dxa"/>
            <w:tcBorders/>
            <w:shd w:fill="auto" w:val="clear"/>
          </w:tcPr>
          <w:p>
            <w:pPr>
              <w:pStyle w:val="Compact"/>
              <w:spacing w:before="36" w:after="36"/>
              <w:jc w:val="center"/>
              <w:rPr/>
            </w:pPr>
            <w:r>
              <w:rPr/>
              <w:t>0</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9.62</w:t>
            </w:r>
          </w:p>
        </w:tc>
      </w:tr>
      <w:tr>
        <w:trPr/>
        <w:tc>
          <w:tcPr>
            <w:tcW w:w="1356" w:type="dxa"/>
            <w:tcBorders/>
            <w:shd w:fill="auto" w:val="clear"/>
          </w:tcPr>
          <w:p>
            <w:pPr>
              <w:pStyle w:val="Compact"/>
              <w:spacing w:before="36" w:after="36"/>
              <w:jc w:val="center"/>
              <w:rPr/>
            </w:pPr>
            <w:r>
              <w:rPr/>
              <w:t>Franquette</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LinearHour</w:t>
            </w:r>
          </w:p>
        </w:tc>
        <w:tc>
          <w:tcPr>
            <w:tcW w:w="1196" w:type="dxa"/>
            <w:tcBorders/>
            <w:shd w:fill="auto" w:val="clear"/>
          </w:tcPr>
          <w:p>
            <w:pPr>
              <w:pStyle w:val="Compact"/>
              <w:spacing w:before="36" w:after="36"/>
              <w:jc w:val="center"/>
              <w:rPr/>
            </w:pPr>
            <w:r>
              <w:rPr/>
              <w:t>88920.55</w:t>
            </w:r>
          </w:p>
        </w:tc>
        <w:tc>
          <w:tcPr>
            <w:tcW w:w="701" w:type="dxa"/>
            <w:tcBorders/>
            <w:shd w:fill="auto" w:val="clear"/>
          </w:tcPr>
          <w:p>
            <w:pPr>
              <w:pStyle w:val="Compact"/>
              <w:spacing w:before="36" w:after="36"/>
              <w:jc w:val="center"/>
              <w:rPr/>
            </w:pPr>
            <w:r>
              <w:rPr/>
              <w:t>0</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10.11</w:t>
            </w:r>
          </w:p>
        </w:tc>
      </w:tr>
      <w:tr>
        <w:trPr/>
        <w:tc>
          <w:tcPr>
            <w:tcW w:w="1356" w:type="dxa"/>
            <w:tcBorders/>
            <w:shd w:fill="auto" w:val="clear"/>
          </w:tcPr>
          <w:p>
            <w:pPr>
              <w:pStyle w:val="Compact"/>
              <w:spacing w:before="36" w:after="36"/>
              <w:jc w:val="center"/>
              <w:rPr/>
            </w:pPr>
            <w:r>
              <w:rPr/>
              <w:t>Franquette</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Plateau</w:t>
            </w:r>
          </w:p>
        </w:tc>
        <w:tc>
          <w:tcPr>
            <w:tcW w:w="1196" w:type="dxa"/>
            <w:tcBorders/>
            <w:shd w:fill="auto" w:val="clear"/>
          </w:tcPr>
          <w:p>
            <w:pPr>
              <w:pStyle w:val="Compact"/>
              <w:spacing w:before="36" w:after="36"/>
              <w:jc w:val="center"/>
              <w:rPr/>
            </w:pPr>
            <w:r>
              <w:rPr/>
              <w:t>17136.83</w:t>
            </w:r>
          </w:p>
        </w:tc>
        <w:tc>
          <w:tcPr>
            <w:tcW w:w="701" w:type="dxa"/>
            <w:tcBorders/>
            <w:shd w:fill="auto" w:val="clear"/>
          </w:tcPr>
          <w:p>
            <w:pPr>
              <w:pStyle w:val="Compact"/>
              <w:spacing w:before="36" w:after="36"/>
              <w:jc w:val="center"/>
              <w:rPr/>
            </w:pPr>
            <w:r>
              <w:rPr/>
              <w:t>5.7</w:t>
            </w:r>
          </w:p>
        </w:tc>
        <w:tc>
          <w:tcPr>
            <w:tcW w:w="664" w:type="dxa"/>
            <w:tcBorders/>
            <w:shd w:fill="auto" w:val="clear"/>
          </w:tcPr>
          <w:p>
            <w:pPr>
              <w:pStyle w:val="Compact"/>
              <w:spacing w:before="36" w:after="36"/>
              <w:jc w:val="center"/>
              <w:rPr/>
            </w:pPr>
            <w:r>
              <w:rPr/>
              <w:t>9.7</w:t>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6.35</w:t>
            </w:r>
          </w:p>
        </w:tc>
      </w:tr>
      <w:tr>
        <w:trPr/>
        <w:tc>
          <w:tcPr>
            <w:tcW w:w="1356" w:type="dxa"/>
            <w:tcBorders/>
            <w:shd w:fill="auto" w:val="clear"/>
          </w:tcPr>
          <w:p>
            <w:pPr>
              <w:pStyle w:val="Compact"/>
              <w:spacing w:before="36" w:after="36"/>
              <w:jc w:val="center"/>
              <w:rPr/>
            </w:pPr>
            <w:r>
              <w:rPr/>
              <w:t>Franquette</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Triangle</w:t>
            </w:r>
          </w:p>
        </w:tc>
        <w:tc>
          <w:tcPr>
            <w:tcW w:w="1196" w:type="dxa"/>
            <w:tcBorders/>
            <w:shd w:fill="auto" w:val="clear"/>
          </w:tcPr>
          <w:p>
            <w:pPr>
              <w:pStyle w:val="Compact"/>
              <w:spacing w:before="36" w:after="36"/>
              <w:jc w:val="center"/>
              <w:rPr/>
            </w:pPr>
            <w:r>
              <w:rPr/>
              <w:t>27992.35</w:t>
            </w:r>
          </w:p>
        </w:tc>
        <w:tc>
          <w:tcPr>
            <w:tcW w:w="701" w:type="dxa"/>
            <w:tcBorders/>
            <w:shd w:fill="auto" w:val="clear"/>
          </w:tcPr>
          <w:p>
            <w:pPr>
              <w:pStyle w:val="Compact"/>
              <w:spacing w:before="36" w:after="36"/>
              <w:jc w:val="center"/>
              <w:rPr/>
            </w:pPr>
            <w:r>
              <w:rPr/>
              <w:t>5</w:t>
            </w:r>
          </w:p>
        </w:tc>
        <w:tc>
          <w:tcPr>
            <w:tcW w:w="664" w:type="dxa"/>
            <w:tcBorders/>
            <w:shd w:fill="auto" w:val="clear"/>
          </w:tcPr>
          <w:p>
            <w:pPr>
              <w:pStyle w:val="Compact"/>
              <w:spacing w:before="36" w:after="36"/>
              <w:jc w:val="center"/>
              <w:rPr/>
            </w:pPr>
            <w:r>
              <w:rPr/>
              <w:t>14.6</w:t>
            </w:r>
          </w:p>
        </w:tc>
        <w:tc>
          <w:tcPr>
            <w:tcW w:w="663" w:type="dxa"/>
            <w:tcBorders/>
            <w:shd w:fill="auto" w:val="clear"/>
          </w:tcPr>
          <w:p>
            <w:pPr>
              <w:pStyle w:val="Compact"/>
              <w:spacing w:before="36" w:after="36"/>
              <w:jc w:val="center"/>
              <w:rPr/>
            </w:pPr>
            <w:r>
              <w:rPr/>
              <w:t>43.8</w:t>
            </w:r>
          </w:p>
        </w:tc>
        <w:tc>
          <w:tcPr>
            <w:tcW w:w="818" w:type="dxa"/>
            <w:tcBorders/>
            <w:shd w:fill="auto" w:val="clear"/>
          </w:tcPr>
          <w:p>
            <w:pPr>
              <w:pStyle w:val="Compact"/>
              <w:spacing w:before="36" w:after="36"/>
              <w:jc w:val="center"/>
              <w:rPr/>
            </w:pPr>
            <w:r>
              <w:rPr/>
              <w:t>6.32</w:t>
            </w:r>
          </w:p>
        </w:tc>
      </w:tr>
      <w:tr>
        <w:trPr/>
        <w:tc>
          <w:tcPr>
            <w:tcW w:w="1356" w:type="dxa"/>
            <w:tcBorders/>
            <w:shd w:fill="auto" w:val="clear"/>
          </w:tcPr>
          <w:p>
            <w:pPr>
              <w:pStyle w:val="Compact"/>
              <w:spacing w:before="36" w:after="36"/>
              <w:jc w:val="center"/>
              <w:rPr/>
            </w:pPr>
            <w:r>
              <w:rPr/>
              <w:t>Franquette</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Asymcur</w:t>
            </w:r>
          </w:p>
        </w:tc>
        <w:tc>
          <w:tcPr>
            <w:tcW w:w="1196" w:type="dxa"/>
            <w:tcBorders/>
            <w:shd w:fill="auto" w:val="clear"/>
          </w:tcPr>
          <w:p>
            <w:pPr>
              <w:pStyle w:val="Compact"/>
              <w:spacing w:before="36" w:after="36"/>
              <w:jc w:val="center"/>
              <w:rPr/>
            </w:pPr>
            <w:r>
              <w:rPr/>
              <w:t>28090.33</w:t>
            </w:r>
          </w:p>
        </w:tc>
        <w:tc>
          <w:tcPr>
            <w:tcW w:w="701" w:type="dxa"/>
            <w:tcBorders/>
            <w:shd w:fill="auto" w:val="clear"/>
          </w:tcPr>
          <w:p>
            <w:pPr>
              <w:pStyle w:val="Compact"/>
              <w:spacing w:before="36" w:after="36"/>
              <w:jc w:val="center"/>
              <w:rPr/>
            </w:pPr>
            <w:r>
              <w:rPr/>
              <w:t>4.6</w:t>
            </w:r>
          </w:p>
        </w:tc>
        <w:tc>
          <w:tcPr>
            <w:tcW w:w="664" w:type="dxa"/>
            <w:tcBorders/>
            <w:shd w:fill="auto" w:val="clear"/>
          </w:tcPr>
          <w:p>
            <w:pPr>
              <w:pStyle w:val="Compact"/>
              <w:spacing w:before="36" w:after="36"/>
              <w:jc w:val="center"/>
              <w:rPr/>
            </w:pPr>
            <w:r>
              <w:rPr/>
              <w:t>13.2</w:t>
            </w:r>
          </w:p>
        </w:tc>
        <w:tc>
          <w:tcPr>
            <w:tcW w:w="663" w:type="dxa"/>
            <w:tcBorders/>
            <w:shd w:fill="auto" w:val="clear"/>
          </w:tcPr>
          <w:p>
            <w:pPr>
              <w:pStyle w:val="Compact"/>
              <w:spacing w:before="36" w:after="36"/>
              <w:jc w:val="center"/>
              <w:rPr/>
            </w:pPr>
            <w:r>
              <w:rPr/>
              <w:t>74.1</w:t>
            </w:r>
          </w:p>
        </w:tc>
        <w:tc>
          <w:tcPr>
            <w:tcW w:w="818" w:type="dxa"/>
            <w:tcBorders/>
            <w:shd w:fill="auto" w:val="clear"/>
          </w:tcPr>
          <w:p>
            <w:pPr>
              <w:pStyle w:val="Compact"/>
              <w:spacing w:before="36" w:after="36"/>
              <w:jc w:val="center"/>
              <w:rPr/>
            </w:pPr>
            <w:r>
              <w:rPr/>
              <w:t>6.26</w:t>
            </w:r>
          </w:p>
        </w:tc>
      </w:tr>
      <w:tr>
        <w:trPr/>
        <w:tc>
          <w:tcPr>
            <w:tcW w:w="1356" w:type="dxa"/>
            <w:tcBorders/>
            <w:shd w:fill="auto" w:val="clear"/>
          </w:tcPr>
          <w:p>
            <w:pPr>
              <w:pStyle w:val="Compact"/>
              <w:spacing w:before="36" w:after="36"/>
              <w:jc w:val="center"/>
              <w:rPr/>
            </w:pPr>
            <w:r>
              <w:rPr/>
              <w:t>Hartley</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Anderson</w:t>
            </w:r>
          </w:p>
        </w:tc>
        <w:tc>
          <w:tcPr>
            <w:tcW w:w="1196" w:type="dxa"/>
            <w:tcBorders/>
            <w:shd w:fill="auto" w:val="clear"/>
          </w:tcPr>
          <w:p>
            <w:pPr>
              <w:pStyle w:val="Compact"/>
              <w:spacing w:before="36" w:after="36"/>
              <w:jc w:val="center"/>
              <w:rPr/>
            </w:pPr>
            <w:r>
              <w:rPr/>
              <w:t>48900.79</w:t>
            </w:r>
          </w:p>
        </w:tc>
        <w:tc>
          <w:tcPr>
            <w:tcW w:w="701" w:type="dxa"/>
            <w:tcBorders/>
            <w:shd w:fill="auto" w:val="clear"/>
          </w:tcPr>
          <w:p>
            <w:pPr>
              <w:pStyle w:val="Compact"/>
              <w:spacing w:before="36" w:after="36"/>
              <w:jc w:val="center"/>
              <w:rPr/>
            </w:pPr>
            <w:r>
              <w:rPr/>
              <w:t>4</w:t>
            </w:r>
          </w:p>
        </w:tc>
        <w:tc>
          <w:tcPr>
            <w:tcW w:w="664" w:type="dxa"/>
            <w:tcBorders/>
            <w:shd w:fill="auto" w:val="clear"/>
          </w:tcPr>
          <w:p>
            <w:pPr>
              <w:pStyle w:val="Compact"/>
              <w:spacing w:before="36" w:after="36"/>
              <w:jc w:val="center"/>
              <w:rPr/>
            </w:pPr>
            <w:r>
              <w:rPr/>
              <w:t>25</w:t>
            </w:r>
          </w:p>
        </w:tc>
        <w:tc>
          <w:tcPr>
            <w:tcW w:w="663" w:type="dxa"/>
            <w:tcBorders/>
            <w:shd w:fill="auto" w:val="clear"/>
          </w:tcPr>
          <w:p>
            <w:pPr>
              <w:pStyle w:val="Compact"/>
              <w:spacing w:before="36" w:after="36"/>
              <w:jc w:val="center"/>
              <w:rPr/>
            </w:pPr>
            <w:r>
              <w:rPr/>
              <w:t>36</w:t>
            </w:r>
          </w:p>
        </w:tc>
        <w:tc>
          <w:tcPr>
            <w:tcW w:w="818" w:type="dxa"/>
            <w:tcBorders/>
            <w:shd w:fill="auto" w:val="clear"/>
          </w:tcPr>
          <w:p>
            <w:pPr>
              <w:pStyle w:val="Compact"/>
              <w:spacing w:before="36" w:after="36"/>
              <w:jc w:val="center"/>
              <w:rPr/>
            </w:pPr>
            <w:r>
              <w:rPr/>
              <w:t>7.31</w:t>
            </w:r>
          </w:p>
        </w:tc>
      </w:tr>
      <w:tr>
        <w:trPr/>
        <w:tc>
          <w:tcPr>
            <w:tcW w:w="1356" w:type="dxa"/>
            <w:tcBorders/>
            <w:shd w:fill="auto" w:val="clear"/>
          </w:tcPr>
          <w:p>
            <w:pPr>
              <w:pStyle w:val="Compact"/>
              <w:spacing w:before="36" w:after="36"/>
              <w:jc w:val="center"/>
              <w:rPr/>
            </w:pPr>
            <w:r>
              <w:rPr/>
              <w:t>Hartley</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MinMax</w:t>
            </w:r>
          </w:p>
        </w:tc>
        <w:tc>
          <w:tcPr>
            <w:tcW w:w="1196" w:type="dxa"/>
            <w:tcBorders/>
            <w:shd w:fill="auto" w:val="clear"/>
          </w:tcPr>
          <w:p>
            <w:pPr>
              <w:pStyle w:val="Compact"/>
              <w:spacing w:before="36" w:after="36"/>
              <w:jc w:val="center"/>
              <w:rPr/>
            </w:pPr>
            <w:r>
              <w:rPr/>
              <w:t>3756.03</w:t>
            </w:r>
          </w:p>
        </w:tc>
        <w:tc>
          <w:tcPr>
            <w:tcW w:w="701" w:type="dxa"/>
            <w:tcBorders/>
            <w:shd w:fill="auto" w:val="clear"/>
          </w:tcPr>
          <w:p>
            <w:pPr>
              <w:pStyle w:val="Compact"/>
              <w:spacing w:before="36" w:after="36"/>
              <w:jc w:val="center"/>
              <w:rPr/>
            </w:pPr>
            <w:r>
              <w:rPr/>
              <w:t>0.1</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9.27</w:t>
            </w:r>
          </w:p>
        </w:tc>
      </w:tr>
      <w:tr>
        <w:trPr/>
        <w:tc>
          <w:tcPr>
            <w:tcW w:w="1356" w:type="dxa"/>
            <w:tcBorders/>
            <w:shd w:fill="auto" w:val="clear"/>
          </w:tcPr>
          <w:p>
            <w:pPr>
              <w:pStyle w:val="Compact"/>
              <w:spacing w:before="36" w:after="36"/>
              <w:jc w:val="center"/>
              <w:rPr/>
            </w:pPr>
            <w:r>
              <w:rPr/>
              <w:t>Hartley</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LinearDay</w:t>
            </w:r>
          </w:p>
        </w:tc>
        <w:tc>
          <w:tcPr>
            <w:tcW w:w="1196" w:type="dxa"/>
            <w:tcBorders/>
            <w:shd w:fill="auto" w:val="clear"/>
          </w:tcPr>
          <w:p>
            <w:pPr>
              <w:pStyle w:val="Compact"/>
              <w:spacing w:before="36" w:after="36"/>
              <w:jc w:val="center"/>
              <w:rPr/>
            </w:pPr>
            <w:r>
              <w:rPr/>
              <w:t>3767.62</w:t>
            </w:r>
          </w:p>
        </w:tc>
        <w:tc>
          <w:tcPr>
            <w:tcW w:w="701" w:type="dxa"/>
            <w:tcBorders/>
            <w:shd w:fill="auto" w:val="clear"/>
          </w:tcPr>
          <w:p>
            <w:pPr>
              <w:pStyle w:val="Compact"/>
              <w:spacing w:before="36" w:after="36"/>
              <w:jc w:val="center"/>
              <w:rPr/>
            </w:pPr>
            <w:r>
              <w:rPr/>
              <w:t>0</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9.40</w:t>
            </w:r>
          </w:p>
        </w:tc>
      </w:tr>
      <w:tr>
        <w:trPr/>
        <w:tc>
          <w:tcPr>
            <w:tcW w:w="1356" w:type="dxa"/>
            <w:tcBorders/>
            <w:shd w:fill="auto" w:val="clear"/>
          </w:tcPr>
          <w:p>
            <w:pPr>
              <w:pStyle w:val="Compact"/>
              <w:spacing w:before="36" w:after="36"/>
              <w:jc w:val="center"/>
              <w:rPr/>
            </w:pPr>
            <w:r>
              <w:rPr/>
              <w:t>Hartley</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LinearHour</w:t>
            </w:r>
          </w:p>
        </w:tc>
        <w:tc>
          <w:tcPr>
            <w:tcW w:w="1196" w:type="dxa"/>
            <w:tcBorders/>
            <w:shd w:fill="auto" w:val="clear"/>
          </w:tcPr>
          <w:p>
            <w:pPr>
              <w:pStyle w:val="Compact"/>
              <w:spacing w:before="36" w:after="36"/>
              <w:jc w:val="center"/>
              <w:rPr/>
            </w:pPr>
            <w:r>
              <w:rPr/>
              <w:t>89254.69</w:t>
            </w:r>
          </w:p>
        </w:tc>
        <w:tc>
          <w:tcPr>
            <w:tcW w:w="701" w:type="dxa"/>
            <w:tcBorders/>
            <w:shd w:fill="auto" w:val="clear"/>
          </w:tcPr>
          <w:p>
            <w:pPr>
              <w:pStyle w:val="Compact"/>
              <w:spacing w:before="36" w:after="36"/>
              <w:jc w:val="center"/>
              <w:rPr/>
            </w:pPr>
            <w:r>
              <w:rPr/>
              <w:t>0</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9.80</w:t>
            </w:r>
          </w:p>
        </w:tc>
      </w:tr>
      <w:tr>
        <w:trPr/>
        <w:tc>
          <w:tcPr>
            <w:tcW w:w="1356" w:type="dxa"/>
            <w:tcBorders/>
            <w:shd w:fill="auto" w:val="clear"/>
          </w:tcPr>
          <w:p>
            <w:pPr>
              <w:pStyle w:val="Compact"/>
              <w:spacing w:before="36" w:after="36"/>
              <w:jc w:val="center"/>
              <w:rPr/>
            </w:pPr>
            <w:r>
              <w:rPr/>
              <w:t>Hartley</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Plateau</w:t>
            </w:r>
          </w:p>
        </w:tc>
        <w:tc>
          <w:tcPr>
            <w:tcW w:w="1196" w:type="dxa"/>
            <w:tcBorders/>
            <w:shd w:fill="auto" w:val="clear"/>
          </w:tcPr>
          <w:p>
            <w:pPr>
              <w:pStyle w:val="Compact"/>
              <w:spacing w:before="36" w:after="36"/>
              <w:jc w:val="center"/>
              <w:rPr/>
            </w:pPr>
            <w:r>
              <w:rPr/>
              <w:t>41762.78</w:t>
            </w:r>
          </w:p>
        </w:tc>
        <w:tc>
          <w:tcPr>
            <w:tcW w:w="701" w:type="dxa"/>
            <w:tcBorders/>
            <w:shd w:fill="auto" w:val="clear"/>
          </w:tcPr>
          <w:p>
            <w:pPr>
              <w:pStyle w:val="Compact"/>
              <w:spacing w:before="36" w:after="36"/>
              <w:jc w:val="center"/>
              <w:rPr/>
            </w:pPr>
            <w:r>
              <w:rPr/>
              <w:t>1.2</w:t>
            </w:r>
          </w:p>
        </w:tc>
        <w:tc>
          <w:tcPr>
            <w:tcW w:w="664" w:type="dxa"/>
            <w:tcBorders/>
            <w:shd w:fill="auto" w:val="clear"/>
          </w:tcPr>
          <w:p>
            <w:pPr>
              <w:pStyle w:val="Compact"/>
              <w:spacing w:before="36" w:after="36"/>
              <w:jc w:val="center"/>
              <w:rPr/>
            </w:pPr>
            <w:r>
              <w:rPr/>
              <w:t>10.9</w:t>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6.98</w:t>
            </w:r>
          </w:p>
        </w:tc>
      </w:tr>
      <w:tr>
        <w:trPr/>
        <w:tc>
          <w:tcPr>
            <w:tcW w:w="1356" w:type="dxa"/>
            <w:tcBorders/>
            <w:shd w:fill="auto" w:val="clear"/>
          </w:tcPr>
          <w:p>
            <w:pPr>
              <w:pStyle w:val="Compact"/>
              <w:spacing w:before="36" w:after="36"/>
              <w:jc w:val="center"/>
              <w:rPr/>
            </w:pPr>
            <w:r>
              <w:rPr/>
              <w:t>Hartley</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Triangle</w:t>
            </w:r>
          </w:p>
        </w:tc>
        <w:tc>
          <w:tcPr>
            <w:tcW w:w="1196" w:type="dxa"/>
            <w:tcBorders/>
            <w:shd w:fill="auto" w:val="clear"/>
          </w:tcPr>
          <w:p>
            <w:pPr>
              <w:pStyle w:val="Compact"/>
              <w:spacing w:before="36" w:after="36"/>
              <w:jc w:val="center"/>
              <w:rPr/>
            </w:pPr>
            <w:r>
              <w:rPr/>
              <w:t>21421.92</w:t>
            </w:r>
          </w:p>
        </w:tc>
        <w:tc>
          <w:tcPr>
            <w:tcW w:w="701" w:type="dxa"/>
            <w:tcBorders/>
            <w:shd w:fill="auto" w:val="clear"/>
          </w:tcPr>
          <w:p>
            <w:pPr>
              <w:pStyle w:val="Compact"/>
              <w:spacing w:before="36" w:after="36"/>
              <w:jc w:val="center"/>
              <w:rPr/>
            </w:pPr>
            <w:r>
              <w:rPr/>
              <w:t>5.2</w:t>
            </w:r>
          </w:p>
        </w:tc>
        <w:tc>
          <w:tcPr>
            <w:tcW w:w="664" w:type="dxa"/>
            <w:tcBorders/>
            <w:shd w:fill="auto" w:val="clear"/>
          </w:tcPr>
          <w:p>
            <w:pPr>
              <w:pStyle w:val="Compact"/>
              <w:spacing w:before="36" w:after="36"/>
              <w:jc w:val="center"/>
              <w:rPr/>
            </w:pPr>
            <w:r>
              <w:rPr/>
              <w:t>11.2</w:t>
            </w:r>
          </w:p>
        </w:tc>
        <w:tc>
          <w:tcPr>
            <w:tcW w:w="663" w:type="dxa"/>
            <w:tcBorders/>
            <w:shd w:fill="auto" w:val="clear"/>
          </w:tcPr>
          <w:p>
            <w:pPr>
              <w:pStyle w:val="Compact"/>
              <w:spacing w:before="36" w:after="36"/>
              <w:jc w:val="center"/>
              <w:rPr/>
            </w:pPr>
            <w:r>
              <w:rPr/>
              <w:t>72.7</w:t>
            </w:r>
          </w:p>
        </w:tc>
        <w:tc>
          <w:tcPr>
            <w:tcW w:w="818" w:type="dxa"/>
            <w:tcBorders/>
            <w:shd w:fill="auto" w:val="clear"/>
          </w:tcPr>
          <w:p>
            <w:pPr>
              <w:pStyle w:val="Compact"/>
              <w:spacing w:before="36" w:after="36"/>
              <w:jc w:val="center"/>
              <w:rPr/>
            </w:pPr>
            <w:r>
              <w:rPr/>
              <w:t>7.11</w:t>
            </w:r>
          </w:p>
        </w:tc>
      </w:tr>
      <w:tr>
        <w:trPr/>
        <w:tc>
          <w:tcPr>
            <w:tcW w:w="1356" w:type="dxa"/>
            <w:tcBorders/>
            <w:shd w:fill="auto" w:val="clear"/>
          </w:tcPr>
          <w:p>
            <w:pPr>
              <w:pStyle w:val="Compact"/>
              <w:spacing w:before="36" w:after="36"/>
              <w:jc w:val="center"/>
              <w:rPr/>
            </w:pPr>
            <w:r>
              <w:rPr/>
              <w:t>Hartley</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Asymcur</w:t>
            </w:r>
          </w:p>
        </w:tc>
        <w:tc>
          <w:tcPr>
            <w:tcW w:w="1196" w:type="dxa"/>
            <w:tcBorders/>
            <w:shd w:fill="auto" w:val="clear"/>
          </w:tcPr>
          <w:p>
            <w:pPr>
              <w:pStyle w:val="Compact"/>
              <w:spacing w:before="36" w:after="36"/>
              <w:jc w:val="center"/>
              <w:rPr/>
            </w:pPr>
            <w:r>
              <w:rPr/>
              <w:t>26008.81</w:t>
            </w:r>
          </w:p>
        </w:tc>
        <w:tc>
          <w:tcPr>
            <w:tcW w:w="701" w:type="dxa"/>
            <w:tcBorders/>
            <w:shd w:fill="auto" w:val="clear"/>
          </w:tcPr>
          <w:p>
            <w:pPr>
              <w:pStyle w:val="Compact"/>
              <w:spacing w:before="36" w:after="36"/>
              <w:jc w:val="center"/>
              <w:rPr/>
            </w:pPr>
            <w:r>
              <w:rPr/>
              <w:t>5.2</w:t>
            </w:r>
          </w:p>
        </w:tc>
        <w:tc>
          <w:tcPr>
            <w:tcW w:w="664" w:type="dxa"/>
            <w:tcBorders/>
            <w:shd w:fill="auto" w:val="clear"/>
          </w:tcPr>
          <w:p>
            <w:pPr>
              <w:pStyle w:val="Compact"/>
              <w:spacing w:before="36" w:after="36"/>
              <w:jc w:val="center"/>
              <w:rPr/>
            </w:pPr>
            <w:r>
              <w:rPr/>
              <w:t>12.8</w:t>
            </w:r>
          </w:p>
        </w:tc>
        <w:tc>
          <w:tcPr>
            <w:tcW w:w="663" w:type="dxa"/>
            <w:tcBorders/>
            <w:shd w:fill="auto" w:val="clear"/>
          </w:tcPr>
          <w:p>
            <w:pPr>
              <w:pStyle w:val="Compact"/>
              <w:spacing w:before="36" w:after="36"/>
              <w:jc w:val="center"/>
              <w:rPr/>
            </w:pPr>
            <w:r>
              <w:rPr/>
              <w:t>95.1</w:t>
            </w:r>
          </w:p>
        </w:tc>
        <w:tc>
          <w:tcPr>
            <w:tcW w:w="818" w:type="dxa"/>
            <w:tcBorders/>
            <w:shd w:fill="auto" w:val="clear"/>
          </w:tcPr>
          <w:p>
            <w:pPr>
              <w:pStyle w:val="Compact"/>
              <w:spacing w:before="36" w:after="36"/>
              <w:jc w:val="center"/>
              <w:rPr/>
            </w:pPr>
            <w:r>
              <w:rPr/>
              <w:t>7.50</w:t>
            </w:r>
          </w:p>
        </w:tc>
      </w:tr>
      <w:tr>
        <w:trPr/>
        <w:tc>
          <w:tcPr>
            <w:tcW w:w="1356" w:type="dxa"/>
            <w:tcBorders/>
            <w:shd w:fill="auto" w:val="clear"/>
          </w:tcPr>
          <w:p>
            <w:pPr>
              <w:pStyle w:val="Compact"/>
              <w:spacing w:before="36" w:after="36"/>
              <w:jc w:val="center"/>
              <w:rPr/>
            </w:pPr>
            <w:r>
              <w:rPr/>
              <w:t>Howard</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Anderson</w:t>
            </w:r>
          </w:p>
        </w:tc>
        <w:tc>
          <w:tcPr>
            <w:tcW w:w="1196" w:type="dxa"/>
            <w:tcBorders/>
            <w:shd w:fill="auto" w:val="clear"/>
          </w:tcPr>
          <w:p>
            <w:pPr>
              <w:pStyle w:val="Compact"/>
              <w:spacing w:before="36" w:after="36"/>
              <w:jc w:val="center"/>
              <w:rPr/>
            </w:pPr>
            <w:r>
              <w:rPr/>
              <w:t>47289.36</w:t>
            </w:r>
          </w:p>
        </w:tc>
        <w:tc>
          <w:tcPr>
            <w:tcW w:w="701" w:type="dxa"/>
            <w:tcBorders/>
            <w:shd w:fill="auto" w:val="clear"/>
          </w:tcPr>
          <w:p>
            <w:pPr>
              <w:pStyle w:val="Compact"/>
              <w:spacing w:before="36" w:after="36"/>
              <w:jc w:val="center"/>
              <w:rPr/>
            </w:pPr>
            <w:r>
              <w:rPr/>
              <w:t>4</w:t>
            </w:r>
          </w:p>
        </w:tc>
        <w:tc>
          <w:tcPr>
            <w:tcW w:w="664" w:type="dxa"/>
            <w:tcBorders/>
            <w:shd w:fill="auto" w:val="clear"/>
          </w:tcPr>
          <w:p>
            <w:pPr>
              <w:pStyle w:val="Compact"/>
              <w:spacing w:before="36" w:after="36"/>
              <w:jc w:val="center"/>
              <w:rPr/>
            </w:pPr>
            <w:r>
              <w:rPr/>
              <w:t>25</w:t>
            </w:r>
          </w:p>
        </w:tc>
        <w:tc>
          <w:tcPr>
            <w:tcW w:w="663" w:type="dxa"/>
            <w:tcBorders/>
            <w:shd w:fill="auto" w:val="clear"/>
          </w:tcPr>
          <w:p>
            <w:pPr>
              <w:pStyle w:val="Compact"/>
              <w:spacing w:before="36" w:after="36"/>
              <w:jc w:val="center"/>
              <w:rPr/>
            </w:pPr>
            <w:r>
              <w:rPr/>
              <w:t>36</w:t>
            </w:r>
          </w:p>
        </w:tc>
        <w:tc>
          <w:tcPr>
            <w:tcW w:w="818" w:type="dxa"/>
            <w:tcBorders/>
            <w:shd w:fill="auto" w:val="clear"/>
          </w:tcPr>
          <w:p>
            <w:pPr>
              <w:pStyle w:val="Compact"/>
              <w:spacing w:before="36" w:after="36"/>
              <w:jc w:val="center"/>
              <w:rPr/>
            </w:pPr>
            <w:r>
              <w:rPr/>
              <w:t>6.31</w:t>
            </w:r>
          </w:p>
        </w:tc>
      </w:tr>
      <w:tr>
        <w:trPr/>
        <w:tc>
          <w:tcPr>
            <w:tcW w:w="1356" w:type="dxa"/>
            <w:tcBorders/>
            <w:shd w:fill="auto" w:val="clear"/>
          </w:tcPr>
          <w:p>
            <w:pPr>
              <w:pStyle w:val="Compact"/>
              <w:spacing w:before="36" w:after="36"/>
              <w:jc w:val="center"/>
              <w:rPr/>
            </w:pPr>
            <w:r>
              <w:rPr/>
              <w:t>Howard</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MinMax</w:t>
            </w:r>
          </w:p>
        </w:tc>
        <w:tc>
          <w:tcPr>
            <w:tcW w:w="1196" w:type="dxa"/>
            <w:tcBorders/>
            <w:shd w:fill="auto" w:val="clear"/>
          </w:tcPr>
          <w:p>
            <w:pPr>
              <w:pStyle w:val="Compact"/>
              <w:spacing w:before="36" w:after="36"/>
              <w:jc w:val="center"/>
              <w:rPr/>
            </w:pPr>
            <w:r>
              <w:rPr/>
              <w:t>310.99</w:t>
            </w:r>
          </w:p>
        </w:tc>
        <w:tc>
          <w:tcPr>
            <w:tcW w:w="701" w:type="dxa"/>
            <w:tcBorders/>
            <w:shd w:fill="auto" w:val="clear"/>
          </w:tcPr>
          <w:p>
            <w:pPr>
              <w:pStyle w:val="Compact"/>
              <w:spacing w:before="36" w:after="36"/>
              <w:jc w:val="center"/>
              <w:rPr/>
            </w:pPr>
            <w:r>
              <w:rPr/>
              <w:t>22</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8.11</w:t>
            </w:r>
          </w:p>
        </w:tc>
      </w:tr>
      <w:tr>
        <w:trPr/>
        <w:tc>
          <w:tcPr>
            <w:tcW w:w="1356" w:type="dxa"/>
            <w:tcBorders/>
            <w:shd w:fill="auto" w:val="clear"/>
          </w:tcPr>
          <w:p>
            <w:pPr>
              <w:pStyle w:val="Compact"/>
              <w:spacing w:before="36" w:after="36"/>
              <w:jc w:val="center"/>
              <w:rPr/>
            </w:pPr>
            <w:r>
              <w:rPr/>
              <w:t>Howard</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LinearDay</w:t>
            </w:r>
          </w:p>
        </w:tc>
        <w:tc>
          <w:tcPr>
            <w:tcW w:w="1196" w:type="dxa"/>
            <w:tcBorders/>
            <w:shd w:fill="auto" w:val="clear"/>
          </w:tcPr>
          <w:p>
            <w:pPr>
              <w:pStyle w:val="Compact"/>
              <w:spacing w:before="36" w:after="36"/>
              <w:jc w:val="center"/>
              <w:rPr/>
            </w:pPr>
            <w:r>
              <w:rPr/>
              <w:t>3648.95</w:t>
            </w:r>
          </w:p>
        </w:tc>
        <w:tc>
          <w:tcPr>
            <w:tcW w:w="701" w:type="dxa"/>
            <w:tcBorders/>
            <w:shd w:fill="auto" w:val="clear"/>
          </w:tcPr>
          <w:p>
            <w:pPr>
              <w:pStyle w:val="Compact"/>
              <w:spacing w:before="36" w:after="36"/>
              <w:jc w:val="center"/>
              <w:rPr/>
            </w:pPr>
            <w:r>
              <w:rPr/>
              <w:t>0</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8.15</w:t>
            </w:r>
          </w:p>
        </w:tc>
      </w:tr>
      <w:tr>
        <w:trPr/>
        <w:tc>
          <w:tcPr>
            <w:tcW w:w="1356" w:type="dxa"/>
            <w:tcBorders/>
            <w:shd w:fill="auto" w:val="clear"/>
          </w:tcPr>
          <w:p>
            <w:pPr>
              <w:pStyle w:val="Compact"/>
              <w:spacing w:before="36" w:after="36"/>
              <w:jc w:val="center"/>
              <w:rPr/>
            </w:pPr>
            <w:r>
              <w:rPr/>
              <w:t>Howard</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LinearHour</w:t>
            </w:r>
          </w:p>
        </w:tc>
        <w:tc>
          <w:tcPr>
            <w:tcW w:w="1196" w:type="dxa"/>
            <w:tcBorders/>
            <w:shd w:fill="auto" w:val="clear"/>
          </w:tcPr>
          <w:p>
            <w:pPr>
              <w:pStyle w:val="Compact"/>
              <w:spacing w:before="36" w:after="36"/>
              <w:jc w:val="center"/>
              <w:rPr/>
            </w:pPr>
            <w:r>
              <w:rPr/>
              <w:t>87125.20</w:t>
            </w:r>
          </w:p>
        </w:tc>
        <w:tc>
          <w:tcPr>
            <w:tcW w:w="701" w:type="dxa"/>
            <w:tcBorders/>
            <w:shd w:fill="auto" w:val="clear"/>
          </w:tcPr>
          <w:p>
            <w:pPr>
              <w:pStyle w:val="Compact"/>
              <w:spacing w:before="36" w:after="36"/>
              <w:jc w:val="center"/>
              <w:rPr/>
            </w:pPr>
            <w:r>
              <w:rPr/>
              <w:t>0</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8.24</w:t>
            </w:r>
          </w:p>
        </w:tc>
      </w:tr>
      <w:tr>
        <w:trPr/>
        <w:tc>
          <w:tcPr>
            <w:tcW w:w="1356" w:type="dxa"/>
            <w:tcBorders/>
            <w:shd w:fill="auto" w:val="clear"/>
          </w:tcPr>
          <w:p>
            <w:pPr>
              <w:pStyle w:val="Compact"/>
              <w:spacing w:before="36" w:after="36"/>
              <w:jc w:val="center"/>
              <w:rPr/>
            </w:pPr>
            <w:r>
              <w:rPr/>
              <w:t>Howard</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Plateau</w:t>
            </w:r>
          </w:p>
        </w:tc>
        <w:tc>
          <w:tcPr>
            <w:tcW w:w="1196" w:type="dxa"/>
            <w:tcBorders/>
            <w:shd w:fill="auto" w:val="clear"/>
          </w:tcPr>
          <w:p>
            <w:pPr>
              <w:pStyle w:val="Compact"/>
              <w:spacing w:before="36" w:after="36"/>
              <w:jc w:val="center"/>
              <w:rPr/>
            </w:pPr>
            <w:r>
              <w:rPr/>
              <w:t>41757.20</w:t>
            </w:r>
          </w:p>
        </w:tc>
        <w:tc>
          <w:tcPr>
            <w:tcW w:w="701" w:type="dxa"/>
            <w:tcBorders/>
            <w:shd w:fill="auto" w:val="clear"/>
          </w:tcPr>
          <w:p>
            <w:pPr>
              <w:pStyle w:val="Compact"/>
              <w:spacing w:before="36" w:after="36"/>
              <w:jc w:val="center"/>
              <w:rPr/>
            </w:pPr>
            <w:r>
              <w:rPr/>
              <w:t>1</w:t>
            </w:r>
          </w:p>
        </w:tc>
        <w:tc>
          <w:tcPr>
            <w:tcW w:w="664" w:type="dxa"/>
            <w:tcBorders/>
            <w:shd w:fill="auto" w:val="clear"/>
          </w:tcPr>
          <w:p>
            <w:pPr>
              <w:pStyle w:val="Compact"/>
              <w:spacing w:before="36" w:after="36"/>
              <w:jc w:val="center"/>
              <w:rPr/>
            </w:pPr>
            <w:r>
              <w:rPr/>
              <w:t>11.1</w:t>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6.10</w:t>
            </w:r>
          </w:p>
        </w:tc>
      </w:tr>
      <w:tr>
        <w:trPr/>
        <w:tc>
          <w:tcPr>
            <w:tcW w:w="1356" w:type="dxa"/>
            <w:tcBorders/>
            <w:shd w:fill="auto" w:val="clear"/>
          </w:tcPr>
          <w:p>
            <w:pPr>
              <w:pStyle w:val="Compact"/>
              <w:spacing w:before="36" w:after="36"/>
              <w:jc w:val="center"/>
              <w:rPr/>
            </w:pPr>
            <w:r>
              <w:rPr/>
              <w:t>Howard</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Triangle</w:t>
            </w:r>
          </w:p>
        </w:tc>
        <w:tc>
          <w:tcPr>
            <w:tcW w:w="1196" w:type="dxa"/>
            <w:tcBorders/>
            <w:shd w:fill="auto" w:val="clear"/>
          </w:tcPr>
          <w:p>
            <w:pPr>
              <w:pStyle w:val="Compact"/>
              <w:spacing w:before="36" w:after="36"/>
              <w:jc w:val="center"/>
              <w:rPr/>
            </w:pPr>
            <w:r>
              <w:rPr/>
              <w:t>56617.40</w:t>
            </w:r>
          </w:p>
        </w:tc>
        <w:tc>
          <w:tcPr>
            <w:tcW w:w="701" w:type="dxa"/>
            <w:tcBorders/>
            <w:shd w:fill="auto" w:val="clear"/>
          </w:tcPr>
          <w:p>
            <w:pPr>
              <w:pStyle w:val="Compact"/>
              <w:spacing w:before="36" w:after="36"/>
              <w:jc w:val="center"/>
              <w:rPr/>
            </w:pPr>
            <w:r>
              <w:rPr/>
              <w:t>3</w:t>
            </w:r>
          </w:p>
        </w:tc>
        <w:tc>
          <w:tcPr>
            <w:tcW w:w="664" w:type="dxa"/>
            <w:tcBorders/>
            <w:shd w:fill="auto" w:val="clear"/>
          </w:tcPr>
          <w:p>
            <w:pPr>
              <w:pStyle w:val="Compact"/>
              <w:spacing w:before="36" w:after="36"/>
              <w:jc w:val="center"/>
              <w:rPr/>
            </w:pPr>
            <w:r>
              <w:rPr/>
              <w:t>28.5</w:t>
            </w:r>
          </w:p>
        </w:tc>
        <w:tc>
          <w:tcPr>
            <w:tcW w:w="663" w:type="dxa"/>
            <w:tcBorders/>
            <w:shd w:fill="auto" w:val="clear"/>
          </w:tcPr>
          <w:p>
            <w:pPr>
              <w:pStyle w:val="Compact"/>
              <w:spacing w:before="36" w:after="36"/>
              <w:jc w:val="center"/>
              <w:rPr/>
            </w:pPr>
            <w:r>
              <w:rPr/>
              <w:t>33.3</w:t>
            </w:r>
          </w:p>
        </w:tc>
        <w:tc>
          <w:tcPr>
            <w:tcW w:w="818" w:type="dxa"/>
            <w:tcBorders/>
            <w:shd w:fill="auto" w:val="clear"/>
          </w:tcPr>
          <w:p>
            <w:pPr>
              <w:pStyle w:val="Compact"/>
              <w:spacing w:before="36" w:after="36"/>
              <w:jc w:val="center"/>
              <w:rPr/>
            </w:pPr>
            <w:r>
              <w:rPr/>
              <w:t>6.32</w:t>
            </w:r>
          </w:p>
        </w:tc>
      </w:tr>
      <w:tr>
        <w:trPr/>
        <w:tc>
          <w:tcPr>
            <w:tcW w:w="1356" w:type="dxa"/>
            <w:tcBorders/>
            <w:shd w:fill="auto" w:val="clear"/>
          </w:tcPr>
          <w:p>
            <w:pPr>
              <w:pStyle w:val="Compact"/>
              <w:spacing w:before="36" w:after="36"/>
              <w:jc w:val="center"/>
              <w:rPr/>
            </w:pPr>
            <w:r>
              <w:rPr/>
              <w:t>Howard</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Asymcur</w:t>
            </w:r>
          </w:p>
        </w:tc>
        <w:tc>
          <w:tcPr>
            <w:tcW w:w="1196" w:type="dxa"/>
            <w:tcBorders/>
            <w:shd w:fill="auto" w:val="clear"/>
          </w:tcPr>
          <w:p>
            <w:pPr>
              <w:pStyle w:val="Compact"/>
              <w:spacing w:before="36" w:after="36"/>
              <w:jc w:val="center"/>
              <w:rPr/>
            </w:pPr>
            <w:r>
              <w:rPr/>
              <w:t>65468.70</w:t>
            </w:r>
          </w:p>
        </w:tc>
        <w:tc>
          <w:tcPr>
            <w:tcW w:w="701" w:type="dxa"/>
            <w:tcBorders/>
            <w:shd w:fill="auto" w:val="clear"/>
          </w:tcPr>
          <w:p>
            <w:pPr>
              <w:pStyle w:val="Compact"/>
              <w:spacing w:before="36" w:after="36"/>
              <w:jc w:val="center"/>
              <w:rPr/>
            </w:pPr>
            <w:r>
              <w:rPr/>
              <w:t>0.3</w:t>
            </w:r>
          </w:p>
        </w:tc>
        <w:tc>
          <w:tcPr>
            <w:tcW w:w="664" w:type="dxa"/>
            <w:tcBorders/>
            <w:shd w:fill="auto" w:val="clear"/>
          </w:tcPr>
          <w:p>
            <w:pPr>
              <w:pStyle w:val="Compact"/>
              <w:spacing w:before="36" w:after="36"/>
              <w:jc w:val="center"/>
              <w:rPr/>
            </w:pPr>
            <w:r>
              <w:rPr/>
              <w:t>26</w:t>
            </w:r>
          </w:p>
        </w:tc>
        <w:tc>
          <w:tcPr>
            <w:tcW w:w="663" w:type="dxa"/>
            <w:tcBorders/>
            <w:shd w:fill="auto" w:val="clear"/>
          </w:tcPr>
          <w:p>
            <w:pPr>
              <w:pStyle w:val="Compact"/>
              <w:spacing w:before="36" w:after="36"/>
              <w:jc w:val="center"/>
              <w:rPr/>
            </w:pPr>
            <w:r>
              <w:rPr/>
              <w:t>37.1</w:t>
            </w:r>
          </w:p>
        </w:tc>
        <w:tc>
          <w:tcPr>
            <w:tcW w:w="818" w:type="dxa"/>
            <w:tcBorders/>
            <w:shd w:fill="auto" w:val="clear"/>
          </w:tcPr>
          <w:p>
            <w:pPr>
              <w:pStyle w:val="Compact"/>
              <w:spacing w:before="36" w:after="36"/>
              <w:jc w:val="center"/>
              <w:rPr/>
            </w:pPr>
            <w:r>
              <w:rPr/>
              <w:t>6.33</w:t>
            </w:r>
          </w:p>
        </w:tc>
      </w:tr>
      <w:tr>
        <w:trPr/>
        <w:tc>
          <w:tcPr>
            <w:tcW w:w="1356" w:type="dxa"/>
            <w:tcBorders/>
            <w:shd w:fill="auto" w:val="clear"/>
          </w:tcPr>
          <w:p>
            <w:pPr>
              <w:pStyle w:val="Compact"/>
              <w:spacing w:before="36" w:after="36"/>
              <w:jc w:val="center"/>
              <w:rPr/>
            </w:pPr>
            <w:r>
              <w:rPr/>
              <w:t>Payne</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Anderson</w:t>
            </w:r>
          </w:p>
        </w:tc>
        <w:tc>
          <w:tcPr>
            <w:tcW w:w="1196" w:type="dxa"/>
            <w:tcBorders/>
            <w:shd w:fill="auto" w:val="clear"/>
          </w:tcPr>
          <w:p>
            <w:pPr>
              <w:pStyle w:val="Compact"/>
              <w:spacing w:before="36" w:after="36"/>
              <w:jc w:val="center"/>
              <w:rPr/>
            </w:pPr>
            <w:r>
              <w:rPr/>
              <w:t>47520.42</w:t>
            </w:r>
          </w:p>
        </w:tc>
        <w:tc>
          <w:tcPr>
            <w:tcW w:w="701" w:type="dxa"/>
            <w:tcBorders/>
            <w:shd w:fill="auto" w:val="clear"/>
          </w:tcPr>
          <w:p>
            <w:pPr>
              <w:pStyle w:val="Compact"/>
              <w:spacing w:before="36" w:after="36"/>
              <w:jc w:val="center"/>
              <w:rPr/>
            </w:pPr>
            <w:r>
              <w:rPr/>
              <w:t>4</w:t>
            </w:r>
          </w:p>
        </w:tc>
        <w:tc>
          <w:tcPr>
            <w:tcW w:w="664" w:type="dxa"/>
            <w:tcBorders/>
            <w:shd w:fill="auto" w:val="clear"/>
          </w:tcPr>
          <w:p>
            <w:pPr>
              <w:pStyle w:val="Compact"/>
              <w:spacing w:before="36" w:after="36"/>
              <w:jc w:val="center"/>
              <w:rPr/>
            </w:pPr>
            <w:r>
              <w:rPr/>
              <w:t>25</w:t>
            </w:r>
          </w:p>
        </w:tc>
        <w:tc>
          <w:tcPr>
            <w:tcW w:w="663" w:type="dxa"/>
            <w:tcBorders/>
            <w:shd w:fill="auto" w:val="clear"/>
          </w:tcPr>
          <w:p>
            <w:pPr>
              <w:pStyle w:val="Compact"/>
              <w:spacing w:before="36" w:after="36"/>
              <w:jc w:val="center"/>
              <w:rPr/>
            </w:pPr>
            <w:r>
              <w:rPr/>
              <w:t>36</w:t>
            </w:r>
          </w:p>
        </w:tc>
        <w:tc>
          <w:tcPr>
            <w:tcW w:w="818" w:type="dxa"/>
            <w:tcBorders/>
            <w:shd w:fill="auto" w:val="clear"/>
          </w:tcPr>
          <w:p>
            <w:pPr>
              <w:pStyle w:val="Compact"/>
              <w:spacing w:before="36" w:after="36"/>
              <w:jc w:val="center"/>
              <w:rPr/>
            </w:pPr>
            <w:r>
              <w:rPr/>
              <w:t>7.04</w:t>
            </w:r>
          </w:p>
        </w:tc>
      </w:tr>
      <w:tr>
        <w:trPr/>
        <w:tc>
          <w:tcPr>
            <w:tcW w:w="1356" w:type="dxa"/>
            <w:tcBorders/>
            <w:shd w:fill="auto" w:val="clear"/>
          </w:tcPr>
          <w:p>
            <w:pPr>
              <w:pStyle w:val="Compact"/>
              <w:spacing w:before="36" w:after="36"/>
              <w:jc w:val="center"/>
              <w:rPr/>
            </w:pPr>
            <w:r>
              <w:rPr/>
              <w:t>Payne</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MinMax</w:t>
            </w:r>
          </w:p>
        </w:tc>
        <w:tc>
          <w:tcPr>
            <w:tcW w:w="1196" w:type="dxa"/>
            <w:tcBorders/>
            <w:shd w:fill="auto" w:val="clear"/>
          </w:tcPr>
          <w:p>
            <w:pPr>
              <w:pStyle w:val="Compact"/>
              <w:spacing w:before="36" w:after="36"/>
              <w:jc w:val="center"/>
              <w:rPr/>
            </w:pPr>
            <w:r>
              <w:rPr/>
              <w:t>3643.94</w:t>
            </w:r>
          </w:p>
        </w:tc>
        <w:tc>
          <w:tcPr>
            <w:tcW w:w="701" w:type="dxa"/>
            <w:tcBorders/>
            <w:shd w:fill="auto" w:val="clear"/>
          </w:tcPr>
          <w:p>
            <w:pPr>
              <w:pStyle w:val="Compact"/>
              <w:spacing w:before="36" w:after="36"/>
              <w:jc w:val="center"/>
              <w:rPr/>
            </w:pPr>
            <w:r>
              <w:rPr/>
              <w:t>0.1</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6.82</w:t>
            </w:r>
          </w:p>
        </w:tc>
      </w:tr>
      <w:tr>
        <w:trPr/>
        <w:tc>
          <w:tcPr>
            <w:tcW w:w="1356" w:type="dxa"/>
            <w:tcBorders/>
            <w:shd w:fill="auto" w:val="clear"/>
          </w:tcPr>
          <w:p>
            <w:pPr>
              <w:pStyle w:val="Compact"/>
              <w:spacing w:before="36" w:after="36"/>
              <w:jc w:val="center"/>
              <w:rPr/>
            </w:pPr>
            <w:r>
              <w:rPr/>
              <w:t>Payne</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LinearDay</w:t>
            </w:r>
          </w:p>
        </w:tc>
        <w:tc>
          <w:tcPr>
            <w:tcW w:w="1196" w:type="dxa"/>
            <w:tcBorders/>
            <w:shd w:fill="auto" w:val="clear"/>
          </w:tcPr>
          <w:p>
            <w:pPr>
              <w:pStyle w:val="Compact"/>
              <w:spacing w:before="36" w:after="36"/>
              <w:jc w:val="center"/>
              <w:rPr/>
            </w:pPr>
            <w:r>
              <w:rPr/>
              <w:t>3637.14</w:t>
            </w:r>
          </w:p>
        </w:tc>
        <w:tc>
          <w:tcPr>
            <w:tcW w:w="701" w:type="dxa"/>
            <w:tcBorders/>
            <w:shd w:fill="auto" w:val="clear"/>
          </w:tcPr>
          <w:p>
            <w:pPr>
              <w:pStyle w:val="Compact"/>
              <w:spacing w:before="36" w:after="36"/>
              <w:jc w:val="center"/>
              <w:rPr/>
            </w:pPr>
            <w:r>
              <w:rPr/>
              <w:t>0.1</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6.80</w:t>
            </w:r>
          </w:p>
        </w:tc>
      </w:tr>
      <w:tr>
        <w:trPr/>
        <w:tc>
          <w:tcPr>
            <w:tcW w:w="1356" w:type="dxa"/>
            <w:tcBorders/>
            <w:shd w:fill="auto" w:val="clear"/>
          </w:tcPr>
          <w:p>
            <w:pPr>
              <w:pStyle w:val="Compact"/>
              <w:spacing w:before="36" w:after="36"/>
              <w:jc w:val="center"/>
              <w:rPr/>
            </w:pPr>
            <w:r>
              <w:rPr/>
              <w:t>Payne</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LinearHour</w:t>
            </w:r>
          </w:p>
        </w:tc>
        <w:tc>
          <w:tcPr>
            <w:tcW w:w="1196" w:type="dxa"/>
            <w:tcBorders/>
            <w:shd w:fill="auto" w:val="clear"/>
          </w:tcPr>
          <w:p>
            <w:pPr>
              <w:pStyle w:val="Compact"/>
              <w:spacing w:before="36" w:after="36"/>
              <w:jc w:val="center"/>
              <w:rPr/>
            </w:pPr>
            <w:r>
              <w:rPr/>
              <w:t>86661.85</w:t>
            </w:r>
          </w:p>
        </w:tc>
        <w:tc>
          <w:tcPr>
            <w:tcW w:w="701" w:type="dxa"/>
            <w:tcBorders/>
            <w:shd w:fill="auto" w:val="clear"/>
          </w:tcPr>
          <w:p>
            <w:pPr>
              <w:pStyle w:val="Compact"/>
              <w:spacing w:before="36" w:after="36"/>
              <w:jc w:val="center"/>
              <w:rPr/>
            </w:pPr>
            <w:r>
              <w:rPr/>
              <w:t>0</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6.97</w:t>
            </w:r>
          </w:p>
        </w:tc>
      </w:tr>
      <w:tr>
        <w:trPr/>
        <w:tc>
          <w:tcPr>
            <w:tcW w:w="1356" w:type="dxa"/>
            <w:tcBorders/>
            <w:shd w:fill="auto" w:val="clear"/>
          </w:tcPr>
          <w:p>
            <w:pPr>
              <w:pStyle w:val="Compact"/>
              <w:spacing w:before="36" w:after="36"/>
              <w:jc w:val="center"/>
              <w:rPr/>
            </w:pPr>
            <w:r>
              <w:rPr/>
              <w:t>Payne</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Plateau</w:t>
            </w:r>
          </w:p>
        </w:tc>
        <w:tc>
          <w:tcPr>
            <w:tcW w:w="1196" w:type="dxa"/>
            <w:tcBorders/>
            <w:shd w:fill="auto" w:val="clear"/>
          </w:tcPr>
          <w:p>
            <w:pPr>
              <w:pStyle w:val="Compact"/>
              <w:spacing w:before="36" w:after="36"/>
              <w:jc w:val="center"/>
              <w:rPr/>
            </w:pPr>
            <w:r>
              <w:rPr/>
              <w:t>75616.71</w:t>
            </w:r>
          </w:p>
        </w:tc>
        <w:tc>
          <w:tcPr>
            <w:tcW w:w="701" w:type="dxa"/>
            <w:tcBorders/>
            <w:shd w:fill="auto" w:val="clear"/>
          </w:tcPr>
          <w:p>
            <w:pPr>
              <w:pStyle w:val="Compact"/>
              <w:spacing w:before="36" w:after="36"/>
              <w:jc w:val="center"/>
              <w:rPr/>
            </w:pPr>
            <w:r>
              <w:rPr/>
              <w:t>0.4</w:t>
            </w:r>
          </w:p>
        </w:tc>
        <w:tc>
          <w:tcPr>
            <w:tcW w:w="664" w:type="dxa"/>
            <w:tcBorders/>
            <w:shd w:fill="auto" w:val="clear"/>
          </w:tcPr>
          <w:p>
            <w:pPr>
              <w:pStyle w:val="Compact"/>
              <w:spacing w:before="36" w:after="36"/>
              <w:jc w:val="center"/>
              <w:rPr/>
            </w:pPr>
            <w:r>
              <w:rPr/>
              <w:t>23.1</w:t>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6.52</w:t>
            </w:r>
          </w:p>
        </w:tc>
      </w:tr>
      <w:tr>
        <w:trPr/>
        <w:tc>
          <w:tcPr>
            <w:tcW w:w="1356" w:type="dxa"/>
            <w:tcBorders/>
            <w:shd w:fill="auto" w:val="clear"/>
          </w:tcPr>
          <w:p>
            <w:pPr>
              <w:pStyle w:val="Compact"/>
              <w:spacing w:before="36" w:after="36"/>
              <w:jc w:val="center"/>
              <w:rPr/>
            </w:pPr>
            <w:r>
              <w:rPr/>
              <w:t>Payne</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Triangle</w:t>
            </w:r>
          </w:p>
        </w:tc>
        <w:tc>
          <w:tcPr>
            <w:tcW w:w="1196" w:type="dxa"/>
            <w:tcBorders/>
            <w:shd w:fill="auto" w:val="clear"/>
          </w:tcPr>
          <w:p>
            <w:pPr>
              <w:pStyle w:val="Compact"/>
              <w:spacing w:before="36" w:after="36"/>
              <w:jc w:val="center"/>
              <w:rPr/>
            </w:pPr>
            <w:r>
              <w:rPr/>
              <w:t>62647.63</w:t>
            </w:r>
          </w:p>
        </w:tc>
        <w:tc>
          <w:tcPr>
            <w:tcW w:w="701" w:type="dxa"/>
            <w:tcBorders/>
            <w:shd w:fill="auto" w:val="clear"/>
          </w:tcPr>
          <w:p>
            <w:pPr>
              <w:pStyle w:val="Compact"/>
              <w:spacing w:before="36" w:after="36"/>
              <w:jc w:val="center"/>
              <w:rPr/>
            </w:pPr>
            <w:r>
              <w:rPr/>
              <w:t>3</w:t>
            </w:r>
          </w:p>
        </w:tc>
        <w:tc>
          <w:tcPr>
            <w:tcW w:w="664" w:type="dxa"/>
            <w:tcBorders/>
            <w:shd w:fill="auto" w:val="clear"/>
          </w:tcPr>
          <w:p>
            <w:pPr>
              <w:pStyle w:val="Compact"/>
              <w:spacing w:before="36" w:after="36"/>
              <w:jc w:val="center"/>
              <w:rPr/>
            </w:pPr>
            <w:r>
              <w:rPr/>
              <w:t>26.3</w:t>
            </w:r>
          </w:p>
        </w:tc>
        <w:tc>
          <w:tcPr>
            <w:tcW w:w="663" w:type="dxa"/>
            <w:tcBorders/>
            <w:shd w:fill="auto" w:val="clear"/>
          </w:tcPr>
          <w:p>
            <w:pPr>
              <w:pStyle w:val="Compact"/>
              <w:spacing w:before="36" w:after="36"/>
              <w:jc w:val="center"/>
              <w:rPr/>
            </w:pPr>
            <w:r>
              <w:rPr/>
              <w:t>47.6</w:t>
            </w:r>
          </w:p>
        </w:tc>
        <w:tc>
          <w:tcPr>
            <w:tcW w:w="818" w:type="dxa"/>
            <w:tcBorders/>
            <w:shd w:fill="auto" w:val="clear"/>
          </w:tcPr>
          <w:p>
            <w:pPr>
              <w:pStyle w:val="Compact"/>
              <w:spacing w:before="36" w:after="36"/>
              <w:jc w:val="center"/>
              <w:rPr/>
            </w:pPr>
            <w:r>
              <w:rPr/>
              <w:t>6.38</w:t>
            </w:r>
          </w:p>
        </w:tc>
      </w:tr>
      <w:tr>
        <w:trPr/>
        <w:tc>
          <w:tcPr>
            <w:tcW w:w="1356" w:type="dxa"/>
            <w:tcBorders/>
            <w:shd w:fill="auto" w:val="clear"/>
          </w:tcPr>
          <w:p>
            <w:pPr>
              <w:pStyle w:val="Compact"/>
              <w:spacing w:before="36" w:after="36"/>
              <w:jc w:val="center"/>
              <w:rPr/>
            </w:pPr>
            <w:r>
              <w:rPr/>
              <w:t>Payne</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Asymcur</w:t>
            </w:r>
          </w:p>
        </w:tc>
        <w:tc>
          <w:tcPr>
            <w:tcW w:w="1196" w:type="dxa"/>
            <w:tcBorders/>
            <w:shd w:fill="auto" w:val="clear"/>
          </w:tcPr>
          <w:p>
            <w:pPr>
              <w:pStyle w:val="Compact"/>
              <w:spacing w:before="36" w:after="36"/>
              <w:jc w:val="center"/>
              <w:rPr/>
            </w:pPr>
            <w:r>
              <w:rPr/>
              <w:t>79691.84</w:t>
            </w:r>
          </w:p>
        </w:tc>
        <w:tc>
          <w:tcPr>
            <w:tcW w:w="701" w:type="dxa"/>
            <w:tcBorders/>
            <w:shd w:fill="auto" w:val="clear"/>
          </w:tcPr>
          <w:p>
            <w:pPr>
              <w:pStyle w:val="Compact"/>
              <w:spacing w:before="36" w:after="36"/>
              <w:jc w:val="center"/>
              <w:rPr/>
            </w:pPr>
            <w:r>
              <w:rPr/>
              <w:t>0.1</w:t>
            </w:r>
          </w:p>
        </w:tc>
        <w:tc>
          <w:tcPr>
            <w:tcW w:w="664" w:type="dxa"/>
            <w:tcBorders/>
            <w:shd w:fill="auto" w:val="clear"/>
          </w:tcPr>
          <w:p>
            <w:pPr>
              <w:pStyle w:val="Compact"/>
              <w:spacing w:before="36" w:after="36"/>
              <w:jc w:val="center"/>
              <w:rPr/>
            </w:pPr>
            <w:r>
              <w:rPr/>
              <w:t>28.8</w:t>
            </w:r>
          </w:p>
        </w:tc>
        <w:tc>
          <w:tcPr>
            <w:tcW w:w="663" w:type="dxa"/>
            <w:tcBorders/>
            <w:shd w:fill="auto" w:val="clear"/>
          </w:tcPr>
          <w:p>
            <w:pPr>
              <w:pStyle w:val="Compact"/>
              <w:spacing w:before="36" w:after="36"/>
              <w:jc w:val="center"/>
              <w:rPr/>
            </w:pPr>
            <w:r>
              <w:rPr/>
              <w:t>50.2</w:t>
            </w:r>
          </w:p>
        </w:tc>
        <w:tc>
          <w:tcPr>
            <w:tcW w:w="818" w:type="dxa"/>
            <w:tcBorders/>
            <w:shd w:fill="auto" w:val="clear"/>
          </w:tcPr>
          <w:p>
            <w:pPr>
              <w:pStyle w:val="Compact"/>
              <w:spacing w:before="36" w:after="36"/>
              <w:jc w:val="center"/>
              <w:rPr/>
            </w:pPr>
            <w:r>
              <w:rPr/>
              <w:t>6.49</w:t>
            </w:r>
          </w:p>
        </w:tc>
      </w:tr>
      <w:tr>
        <w:trPr/>
        <w:tc>
          <w:tcPr>
            <w:tcW w:w="1356" w:type="dxa"/>
            <w:tcBorders/>
            <w:shd w:fill="auto" w:val="clear"/>
          </w:tcPr>
          <w:p>
            <w:pPr>
              <w:pStyle w:val="Compact"/>
              <w:spacing w:before="36" w:after="36"/>
              <w:jc w:val="center"/>
              <w:rPr/>
            </w:pPr>
            <w:r>
              <w:rPr/>
              <w:t>Serr</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Anderson</w:t>
            </w:r>
          </w:p>
        </w:tc>
        <w:tc>
          <w:tcPr>
            <w:tcW w:w="1196" w:type="dxa"/>
            <w:tcBorders/>
            <w:shd w:fill="auto" w:val="clear"/>
          </w:tcPr>
          <w:p>
            <w:pPr>
              <w:pStyle w:val="Compact"/>
              <w:spacing w:before="36" w:after="36"/>
              <w:jc w:val="center"/>
              <w:rPr/>
            </w:pPr>
            <w:r>
              <w:rPr/>
              <w:t>47669.87</w:t>
            </w:r>
          </w:p>
        </w:tc>
        <w:tc>
          <w:tcPr>
            <w:tcW w:w="701" w:type="dxa"/>
            <w:tcBorders/>
            <w:shd w:fill="auto" w:val="clear"/>
          </w:tcPr>
          <w:p>
            <w:pPr>
              <w:pStyle w:val="Compact"/>
              <w:spacing w:before="36" w:after="36"/>
              <w:jc w:val="center"/>
              <w:rPr/>
            </w:pPr>
            <w:r>
              <w:rPr/>
              <w:t>4</w:t>
            </w:r>
          </w:p>
        </w:tc>
        <w:tc>
          <w:tcPr>
            <w:tcW w:w="664" w:type="dxa"/>
            <w:tcBorders/>
            <w:shd w:fill="auto" w:val="clear"/>
          </w:tcPr>
          <w:p>
            <w:pPr>
              <w:pStyle w:val="Compact"/>
              <w:spacing w:before="36" w:after="36"/>
              <w:jc w:val="center"/>
              <w:rPr/>
            </w:pPr>
            <w:r>
              <w:rPr/>
              <w:t>25</w:t>
            </w:r>
          </w:p>
        </w:tc>
        <w:tc>
          <w:tcPr>
            <w:tcW w:w="663" w:type="dxa"/>
            <w:tcBorders/>
            <w:shd w:fill="auto" w:val="clear"/>
          </w:tcPr>
          <w:p>
            <w:pPr>
              <w:pStyle w:val="Compact"/>
              <w:spacing w:before="36" w:after="36"/>
              <w:jc w:val="center"/>
              <w:rPr/>
            </w:pPr>
            <w:r>
              <w:rPr/>
              <w:t>36</w:t>
            </w:r>
          </w:p>
        </w:tc>
        <w:tc>
          <w:tcPr>
            <w:tcW w:w="818" w:type="dxa"/>
            <w:tcBorders/>
            <w:shd w:fill="auto" w:val="clear"/>
          </w:tcPr>
          <w:p>
            <w:pPr>
              <w:pStyle w:val="Compact"/>
              <w:spacing w:before="36" w:after="36"/>
              <w:jc w:val="center"/>
              <w:rPr/>
            </w:pPr>
            <w:r>
              <w:rPr/>
              <w:t>8.01</w:t>
            </w:r>
          </w:p>
        </w:tc>
      </w:tr>
      <w:tr>
        <w:trPr/>
        <w:tc>
          <w:tcPr>
            <w:tcW w:w="1356" w:type="dxa"/>
            <w:tcBorders/>
            <w:shd w:fill="auto" w:val="clear"/>
          </w:tcPr>
          <w:p>
            <w:pPr>
              <w:pStyle w:val="Compact"/>
              <w:spacing w:before="36" w:after="36"/>
              <w:jc w:val="center"/>
              <w:rPr/>
            </w:pPr>
            <w:r>
              <w:rPr/>
              <w:t>Serr</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MinMax</w:t>
            </w:r>
          </w:p>
        </w:tc>
        <w:tc>
          <w:tcPr>
            <w:tcW w:w="1196" w:type="dxa"/>
            <w:tcBorders/>
            <w:shd w:fill="auto" w:val="clear"/>
          </w:tcPr>
          <w:p>
            <w:pPr>
              <w:pStyle w:val="Compact"/>
              <w:spacing w:before="36" w:after="36"/>
              <w:jc w:val="center"/>
              <w:rPr/>
            </w:pPr>
            <w:r>
              <w:rPr/>
              <w:t>3580.45</w:t>
            </w:r>
          </w:p>
        </w:tc>
        <w:tc>
          <w:tcPr>
            <w:tcW w:w="701" w:type="dxa"/>
            <w:tcBorders/>
            <w:shd w:fill="auto" w:val="clear"/>
          </w:tcPr>
          <w:p>
            <w:pPr>
              <w:pStyle w:val="Compact"/>
              <w:spacing w:before="36" w:after="36"/>
              <w:jc w:val="center"/>
              <w:rPr/>
            </w:pPr>
            <w:r>
              <w:rPr/>
              <w:t>0.6</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7.96</w:t>
            </w:r>
          </w:p>
        </w:tc>
      </w:tr>
      <w:tr>
        <w:trPr/>
        <w:tc>
          <w:tcPr>
            <w:tcW w:w="1356" w:type="dxa"/>
            <w:tcBorders/>
            <w:shd w:fill="auto" w:val="clear"/>
          </w:tcPr>
          <w:p>
            <w:pPr>
              <w:pStyle w:val="Compact"/>
              <w:spacing w:before="36" w:after="36"/>
              <w:jc w:val="center"/>
              <w:rPr/>
            </w:pPr>
            <w:r>
              <w:rPr/>
              <w:t>Serr</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LinearDay</w:t>
            </w:r>
          </w:p>
        </w:tc>
        <w:tc>
          <w:tcPr>
            <w:tcW w:w="1196" w:type="dxa"/>
            <w:tcBorders/>
            <w:shd w:fill="auto" w:val="clear"/>
          </w:tcPr>
          <w:p>
            <w:pPr>
              <w:pStyle w:val="Compact"/>
              <w:spacing w:before="36" w:after="36"/>
              <w:jc w:val="center"/>
              <w:rPr/>
            </w:pPr>
            <w:r>
              <w:rPr/>
              <w:t>46720.89</w:t>
            </w:r>
          </w:p>
        </w:tc>
        <w:tc>
          <w:tcPr>
            <w:tcW w:w="701" w:type="dxa"/>
            <w:tcBorders/>
            <w:shd w:fill="auto" w:val="clear"/>
          </w:tcPr>
          <w:p>
            <w:pPr>
              <w:pStyle w:val="Compact"/>
              <w:spacing w:before="36" w:after="36"/>
              <w:jc w:val="center"/>
              <w:rPr/>
            </w:pPr>
            <w:r>
              <w:rPr/>
              <w:t>89</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8.02</w:t>
            </w:r>
          </w:p>
        </w:tc>
      </w:tr>
      <w:tr>
        <w:trPr/>
        <w:tc>
          <w:tcPr>
            <w:tcW w:w="1356" w:type="dxa"/>
            <w:tcBorders/>
            <w:shd w:fill="auto" w:val="clear"/>
          </w:tcPr>
          <w:p>
            <w:pPr>
              <w:pStyle w:val="Compact"/>
              <w:spacing w:before="36" w:after="36"/>
              <w:jc w:val="center"/>
              <w:rPr/>
            </w:pPr>
            <w:r>
              <w:rPr/>
              <w:t>Serr</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LinearHour</w:t>
            </w:r>
          </w:p>
        </w:tc>
        <w:tc>
          <w:tcPr>
            <w:tcW w:w="1196" w:type="dxa"/>
            <w:tcBorders/>
            <w:shd w:fill="auto" w:val="clear"/>
          </w:tcPr>
          <w:p>
            <w:pPr>
              <w:pStyle w:val="Compact"/>
              <w:spacing w:before="36" w:after="36"/>
              <w:jc w:val="center"/>
              <w:rPr/>
            </w:pPr>
            <w:r>
              <w:rPr/>
              <w:t>87227.68</w:t>
            </w:r>
          </w:p>
        </w:tc>
        <w:tc>
          <w:tcPr>
            <w:tcW w:w="701" w:type="dxa"/>
            <w:tcBorders/>
            <w:shd w:fill="auto" w:val="clear"/>
          </w:tcPr>
          <w:p>
            <w:pPr>
              <w:pStyle w:val="Compact"/>
              <w:spacing w:before="36" w:after="36"/>
              <w:jc w:val="center"/>
              <w:rPr/>
            </w:pPr>
            <w:r>
              <w:rPr/>
              <w:t>0</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8.10</w:t>
            </w:r>
          </w:p>
        </w:tc>
      </w:tr>
      <w:tr>
        <w:trPr/>
        <w:tc>
          <w:tcPr>
            <w:tcW w:w="1356" w:type="dxa"/>
            <w:tcBorders/>
            <w:shd w:fill="auto" w:val="clear"/>
          </w:tcPr>
          <w:p>
            <w:pPr>
              <w:pStyle w:val="Compact"/>
              <w:spacing w:before="36" w:after="36"/>
              <w:jc w:val="center"/>
              <w:rPr/>
            </w:pPr>
            <w:r>
              <w:rPr/>
              <w:t>Serr</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Plateau</w:t>
            </w:r>
          </w:p>
        </w:tc>
        <w:tc>
          <w:tcPr>
            <w:tcW w:w="1196" w:type="dxa"/>
            <w:tcBorders/>
            <w:shd w:fill="auto" w:val="clear"/>
          </w:tcPr>
          <w:p>
            <w:pPr>
              <w:pStyle w:val="Compact"/>
              <w:spacing w:before="36" w:after="36"/>
              <w:jc w:val="center"/>
              <w:rPr/>
            </w:pPr>
            <w:r>
              <w:rPr/>
              <w:t>60294.44</w:t>
            </w:r>
          </w:p>
        </w:tc>
        <w:tc>
          <w:tcPr>
            <w:tcW w:w="701" w:type="dxa"/>
            <w:tcBorders/>
            <w:shd w:fill="auto" w:val="clear"/>
          </w:tcPr>
          <w:p>
            <w:pPr>
              <w:pStyle w:val="Compact"/>
              <w:spacing w:before="36" w:after="36"/>
              <w:jc w:val="center"/>
              <w:rPr/>
            </w:pPr>
            <w:r>
              <w:rPr/>
              <w:t>0.6</w:t>
            </w:r>
          </w:p>
        </w:tc>
        <w:tc>
          <w:tcPr>
            <w:tcW w:w="664" w:type="dxa"/>
            <w:tcBorders/>
            <w:shd w:fill="auto" w:val="clear"/>
          </w:tcPr>
          <w:p>
            <w:pPr>
              <w:pStyle w:val="Compact"/>
              <w:spacing w:before="36" w:after="36"/>
              <w:jc w:val="center"/>
              <w:rPr/>
            </w:pPr>
            <w:r>
              <w:rPr/>
              <w:t>15.8</w:t>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7.62</w:t>
            </w:r>
          </w:p>
        </w:tc>
      </w:tr>
      <w:tr>
        <w:trPr/>
        <w:tc>
          <w:tcPr>
            <w:tcW w:w="1356" w:type="dxa"/>
            <w:tcBorders/>
            <w:shd w:fill="auto" w:val="clear"/>
          </w:tcPr>
          <w:p>
            <w:pPr>
              <w:pStyle w:val="Compact"/>
              <w:spacing w:before="36" w:after="36"/>
              <w:jc w:val="center"/>
              <w:rPr/>
            </w:pPr>
            <w:r>
              <w:rPr/>
              <w:t>Serr</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Triangle</w:t>
            </w:r>
          </w:p>
        </w:tc>
        <w:tc>
          <w:tcPr>
            <w:tcW w:w="1196" w:type="dxa"/>
            <w:tcBorders/>
            <w:shd w:fill="auto" w:val="clear"/>
          </w:tcPr>
          <w:p>
            <w:pPr>
              <w:pStyle w:val="Compact"/>
              <w:spacing w:before="36" w:after="36"/>
              <w:jc w:val="center"/>
              <w:rPr/>
            </w:pPr>
            <w:r>
              <w:rPr/>
              <w:t>64322.30</w:t>
            </w:r>
          </w:p>
        </w:tc>
        <w:tc>
          <w:tcPr>
            <w:tcW w:w="701" w:type="dxa"/>
            <w:tcBorders/>
            <w:shd w:fill="auto" w:val="clear"/>
          </w:tcPr>
          <w:p>
            <w:pPr>
              <w:pStyle w:val="Compact"/>
              <w:spacing w:before="36" w:after="36"/>
              <w:jc w:val="center"/>
              <w:rPr/>
            </w:pPr>
            <w:r>
              <w:rPr/>
              <w:t>1.9</w:t>
            </w:r>
          </w:p>
        </w:tc>
        <w:tc>
          <w:tcPr>
            <w:tcW w:w="664" w:type="dxa"/>
            <w:tcBorders/>
            <w:shd w:fill="auto" w:val="clear"/>
          </w:tcPr>
          <w:p>
            <w:pPr>
              <w:pStyle w:val="Compact"/>
              <w:spacing w:before="36" w:after="36"/>
              <w:jc w:val="center"/>
              <w:rPr/>
            </w:pPr>
            <w:r>
              <w:rPr/>
              <w:t>23.1</w:t>
            </w:r>
          </w:p>
        </w:tc>
        <w:tc>
          <w:tcPr>
            <w:tcW w:w="663" w:type="dxa"/>
            <w:tcBorders/>
            <w:shd w:fill="auto" w:val="clear"/>
          </w:tcPr>
          <w:p>
            <w:pPr>
              <w:pStyle w:val="Compact"/>
              <w:spacing w:before="36" w:after="36"/>
              <w:jc w:val="center"/>
              <w:rPr/>
            </w:pPr>
            <w:r>
              <w:rPr/>
              <w:t>60.8</w:t>
            </w:r>
          </w:p>
        </w:tc>
        <w:tc>
          <w:tcPr>
            <w:tcW w:w="818" w:type="dxa"/>
            <w:tcBorders/>
            <w:shd w:fill="auto" w:val="clear"/>
          </w:tcPr>
          <w:p>
            <w:pPr>
              <w:pStyle w:val="Compact"/>
              <w:spacing w:before="36" w:after="36"/>
              <w:jc w:val="center"/>
              <w:rPr/>
            </w:pPr>
            <w:r>
              <w:rPr/>
              <w:t>7.61</w:t>
            </w:r>
          </w:p>
        </w:tc>
      </w:tr>
      <w:tr>
        <w:trPr/>
        <w:tc>
          <w:tcPr>
            <w:tcW w:w="1356" w:type="dxa"/>
            <w:tcBorders/>
            <w:shd w:fill="auto" w:val="clear"/>
          </w:tcPr>
          <w:p>
            <w:pPr>
              <w:pStyle w:val="Compact"/>
              <w:spacing w:before="36" w:after="36"/>
              <w:jc w:val="center"/>
              <w:rPr/>
            </w:pPr>
            <w:r>
              <w:rPr/>
              <w:t>Serr</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Asymcur</w:t>
            </w:r>
          </w:p>
        </w:tc>
        <w:tc>
          <w:tcPr>
            <w:tcW w:w="1196" w:type="dxa"/>
            <w:tcBorders/>
            <w:shd w:fill="auto" w:val="clear"/>
          </w:tcPr>
          <w:p>
            <w:pPr>
              <w:pStyle w:val="Compact"/>
              <w:spacing w:before="36" w:after="36"/>
              <w:jc w:val="center"/>
              <w:rPr/>
            </w:pPr>
            <w:r>
              <w:rPr/>
              <w:t>76506.20</w:t>
            </w:r>
          </w:p>
        </w:tc>
        <w:tc>
          <w:tcPr>
            <w:tcW w:w="701" w:type="dxa"/>
            <w:tcBorders/>
            <w:shd w:fill="auto" w:val="clear"/>
          </w:tcPr>
          <w:p>
            <w:pPr>
              <w:pStyle w:val="Compact"/>
              <w:spacing w:before="36" w:after="36"/>
              <w:jc w:val="center"/>
              <w:rPr/>
            </w:pPr>
            <w:r>
              <w:rPr/>
              <w:t>0.1</w:t>
            </w:r>
          </w:p>
        </w:tc>
        <w:tc>
          <w:tcPr>
            <w:tcW w:w="664" w:type="dxa"/>
            <w:tcBorders/>
            <w:shd w:fill="auto" w:val="clear"/>
          </w:tcPr>
          <w:p>
            <w:pPr>
              <w:pStyle w:val="Compact"/>
              <w:spacing w:before="36" w:after="36"/>
              <w:jc w:val="center"/>
              <w:rPr/>
            </w:pPr>
            <w:r>
              <w:rPr/>
              <w:t>24.9</w:t>
            </w:r>
          </w:p>
        </w:tc>
        <w:tc>
          <w:tcPr>
            <w:tcW w:w="663" w:type="dxa"/>
            <w:tcBorders/>
            <w:shd w:fill="auto" w:val="clear"/>
          </w:tcPr>
          <w:p>
            <w:pPr>
              <w:pStyle w:val="Compact"/>
              <w:spacing w:before="36" w:after="36"/>
              <w:jc w:val="center"/>
              <w:rPr/>
            </w:pPr>
            <w:r>
              <w:rPr/>
              <w:t>68.8</w:t>
            </w:r>
          </w:p>
        </w:tc>
        <w:tc>
          <w:tcPr>
            <w:tcW w:w="818" w:type="dxa"/>
            <w:tcBorders/>
            <w:shd w:fill="auto" w:val="clear"/>
          </w:tcPr>
          <w:p>
            <w:pPr>
              <w:pStyle w:val="Compact"/>
              <w:spacing w:before="36" w:after="36"/>
              <w:jc w:val="center"/>
              <w:rPr/>
            </w:pPr>
            <w:r>
              <w:rPr/>
              <w:t>7.89</w:t>
            </w:r>
          </w:p>
        </w:tc>
      </w:tr>
      <w:tr>
        <w:trPr/>
        <w:tc>
          <w:tcPr>
            <w:tcW w:w="1356" w:type="dxa"/>
            <w:tcBorders/>
            <w:shd w:fill="auto" w:val="clear"/>
          </w:tcPr>
          <w:p>
            <w:pPr>
              <w:pStyle w:val="Compact"/>
              <w:spacing w:before="36" w:after="36"/>
              <w:jc w:val="center"/>
              <w:rPr/>
            </w:pPr>
            <w:r>
              <w:rPr/>
              <w:t>Tehama</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Anderson</w:t>
            </w:r>
          </w:p>
        </w:tc>
        <w:tc>
          <w:tcPr>
            <w:tcW w:w="1196" w:type="dxa"/>
            <w:tcBorders/>
            <w:shd w:fill="auto" w:val="clear"/>
          </w:tcPr>
          <w:p>
            <w:pPr>
              <w:pStyle w:val="Compact"/>
              <w:spacing w:before="36" w:after="36"/>
              <w:jc w:val="center"/>
              <w:rPr/>
            </w:pPr>
            <w:r>
              <w:rPr/>
              <w:t>47421.72</w:t>
            </w:r>
          </w:p>
        </w:tc>
        <w:tc>
          <w:tcPr>
            <w:tcW w:w="701" w:type="dxa"/>
            <w:tcBorders/>
            <w:shd w:fill="auto" w:val="clear"/>
          </w:tcPr>
          <w:p>
            <w:pPr>
              <w:pStyle w:val="Compact"/>
              <w:spacing w:before="36" w:after="36"/>
              <w:jc w:val="center"/>
              <w:rPr/>
            </w:pPr>
            <w:r>
              <w:rPr/>
              <w:t>4</w:t>
            </w:r>
          </w:p>
        </w:tc>
        <w:tc>
          <w:tcPr>
            <w:tcW w:w="664" w:type="dxa"/>
            <w:tcBorders/>
            <w:shd w:fill="auto" w:val="clear"/>
          </w:tcPr>
          <w:p>
            <w:pPr>
              <w:pStyle w:val="Compact"/>
              <w:spacing w:before="36" w:after="36"/>
              <w:jc w:val="center"/>
              <w:rPr/>
            </w:pPr>
            <w:r>
              <w:rPr/>
              <w:t>25</w:t>
            </w:r>
          </w:p>
        </w:tc>
        <w:tc>
          <w:tcPr>
            <w:tcW w:w="663" w:type="dxa"/>
            <w:tcBorders/>
            <w:shd w:fill="auto" w:val="clear"/>
          </w:tcPr>
          <w:p>
            <w:pPr>
              <w:pStyle w:val="Compact"/>
              <w:spacing w:before="36" w:after="36"/>
              <w:jc w:val="center"/>
              <w:rPr/>
            </w:pPr>
            <w:r>
              <w:rPr/>
              <w:t>36</w:t>
            </w:r>
          </w:p>
        </w:tc>
        <w:tc>
          <w:tcPr>
            <w:tcW w:w="818" w:type="dxa"/>
            <w:tcBorders/>
            <w:shd w:fill="auto" w:val="clear"/>
          </w:tcPr>
          <w:p>
            <w:pPr>
              <w:pStyle w:val="Compact"/>
              <w:spacing w:before="36" w:after="36"/>
              <w:jc w:val="center"/>
              <w:rPr/>
            </w:pPr>
            <w:r>
              <w:rPr/>
              <w:t>5.90</w:t>
            </w:r>
          </w:p>
        </w:tc>
      </w:tr>
      <w:tr>
        <w:trPr/>
        <w:tc>
          <w:tcPr>
            <w:tcW w:w="1356" w:type="dxa"/>
            <w:tcBorders/>
            <w:shd w:fill="auto" w:val="clear"/>
          </w:tcPr>
          <w:p>
            <w:pPr>
              <w:pStyle w:val="Compact"/>
              <w:spacing w:before="36" w:after="36"/>
              <w:jc w:val="center"/>
              <w:rPr/>
            </w:pPr>
            <w:r>
              <w:rPr/>
              <w:t>Tehama</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MinMax</w:t>
            </w:r>
          </w:p>
        </w:tc>
        <w:tc>
          <w:tcPr>
            <w:tcW w:w="1196" w:type="dxa"/>
            <w:tcBorders/>
            <w:shd w:fill="auto" w:val="clear"/>
          </w:tcPr>
          <w:p>
            <w:pPr>
              <w:pStyle w:val="Compact"/>
              <w:spacing w:before="36" w:after="36"/>
              <w:jc w:val="center"/>
              <w:rPr/>
            </w:pPr>
            <w:r>
              <w:rPr/>
              <w:t>3661.18</w:t>
            </w:r>
          </w:p>
        </w:tc>
        <w:tc>
          <w:tcPr>
            <w:tcW w:w="701" w:type="dxa"/>
            <w:tcBorders/>
            <w:shd w:fill="auto" w:val="clear"/>
          </w:tcPr>
          <w:p>
            <w:pPr>
              <w:pStyle w:val="Compact"/>
              <w:spacing w:before="36" w:after="36"/>
              <w:jc w:val="center"/>
              <w:rPr/>
            </w:pPr>
            <w:r>
              <w:rPr/>
              <w:t>0</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7.15</w:t>
            </w:r>
          </w:p>
        </w:tc>
      </w:tr>
      <w:tr>
        <w:trPr/>
        <w:tc>
          <w:tcPr>
            <w:tcW w:w="1356" w:type="dxa"/>
            <w:tcBorders/>
            <w:shd w:fill="auto" w:val="clear"/>
          </w:tcPr>
          <w:p>
            <w:pPr>
              <w:pStyle w:val="Compact"/>
              <w:spacing w:before="36" w:after="36"/>
              <w:jc w:val="center"/>
              <w:rPr/>
            </w:pPr>
            <w:r>
              <w:rPr/>
              <w:t>Tehama</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LinearDay</w:t>
            </w:r>
          </w:p>
        </w:tc>
        <w:tc>
          <w:tcPr>
            <w:tcW w:w="1196" w:type="dxa"/>
            <w:tcBorders/>
            <w:shd w:fill="auto" w:val="clear"/>
          </w:tcPr>
          <w:p>
            <w:pPr>
              <w:pStyle w:val="Compact"/>
              <w:spacing w:before="36" w:after="36"/>
              <w:jc w:val="center"/>
              <w:rPr/>
            </w:pPr>
            <w:r>
              <w:rPr/>
              <w:t>3401.78</w:t>
            </w:r>
          </w:p>
        </w:tc>
        <w:tc>
          <w:tcPr>
            <w:tcW w:w="701" w:type="dxa"/>
            <w:tcBorders/>
            <w:shd w:fill="auto" w:val="clear"/>
          </w:tcPr>
          <w:p>
            <w:pPr>
              <w:pStyle w:val="Compact"/>
              <w:spacing w:before="36" w:after="36"/>
              <w:jc w:val="center"/>
              <w:rPr/>
            </w:pPr>
            <w:r>
              <w:rPr/>
              <w:t>1.2</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6.95</w:t>
            </w:r>
          </w:p>
        </w:tc>
      </w:tr>
      <w:tr>
        <w:trPr/>
        <w:tc>
          <w:tcPr>
            <w:tcW w:w="1356" w:type="dxa"/>
            <w:tcBorders/>
            <w:shd w:fill="auto" w:val="clear"/>
          </w:tcPr>
          <w:p>
            <w:pPr>
              <w:pStyle w:val="Compact"/>
              <w:spacing w:before="36" w:after="36"/>
              <w:jc w:val="center"/>
              <w:rPr/>
            </w:pPr>
            <w:r>
              <w:rPr/>
              <w:t>Tehama</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LinearHour</w:t>
            </w:r>
          </w:p>
        </w:tc>
        <w:tc>
          <w:tcPr>
            <w:tcW w:w="1196" w:type="dxa"/>
            <w:tcBorders/>
            <w:shd w:fill="auto" w:val="clear"/>
          </w:tcPr>
          <w:p>
            <w:pPr>
              <w:pStyle w:val="Compact"/>
              <w:spacing w:before="36" w:after="36"/>
              <w:jc w:val="center"/>
              <w:rPr/>
            </w:pPr>
            <w:r>
              <w:rPr/>
              <w:t>86520.39</w:t>
            </w:r>
          </w:p>
        </w:tc>
        <w:tc>
          <w:tcPr>
            <w:tcW w:w="701" w:type="dxa"/>
            <w:tcBorders/>
            <w:shd w:fill="auto" w:val="clear"/>
          </w:tcPr>
          <w:p>
            <w:pPr>
              <w:pStyle w:val="Compact"/>
              <w:spacing w:before="36" w:after="36"/>
              <w:jc w:val="center"/>
              <w:rPr/>
            </w:pPr>
            <w:r>
              <w:rPr/>
              <w:t>0</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6.98</w:t>
            </w:r>
          </w:p>
        </w:tc>
      </w:tr>
      <w:tr>
        <w:trPr/>
        <w:tc>
          <w:tcPr>
            <w:tcW w:w="1356" w:type="dxa"/>
            <w:tcBorders/>
            <w:shd w:fill="auto" w:val="clear"/>
          </w:tcPr>
          <w:p>
            <w:pPr>
              <w:pStyle w:val="Compact"/>
              <w:spacing w:before="36" w:after="36"/>
              <w:jc w:val="center"/>
              <w:rPr/>
            </w:pPr>
            <w:r>
              <w:rPr/>
              <w:t>Tehama</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Plateau</w:t>
            </w:r>
          </w:p>
        </w:tc>
        <w:tc>
          <w:tcPr>
            <w:tcW w:w="1196" w:type="dxa"/>
            <w:tcBorders/>
            <w:shd w:fill="auto" w:val="clear"/>
          </w:tcPr>
          <w:p>
            <w:pPr>
              <w:pStyle w:val="Compact"/>
              <w:spacing w:before="36" w:after="36"/>
              <w:jc w:val="center"/>
              <w:rPr/>
            </w:pPr>
            <w:r>
              <w:rPr/>
              <w:t>47266.81</w:t>
            </w:r>
          </w:p>
        </w:tc>
        <w:tc>
          <w:tcPr>
            <w:tcW w:w="701" w:type="dxa"/>
            <w:tcBorders/>
            <w:shd w:fill="auto" w:val="clear"/>
          </w:tcPr>
          <w:p>
            <w:pPr>
              <w:pStyle w:val="Compact"/>
              <w:spacing w:before="36" w:after="36"/>
              <w:jc w:val="center"/>
              <w:rPr/>
            </w:pPr>
            <w:r>
              <w:rPr/>
              <w:t>3</w:t>
            </w:r>
          </w:p>
        </w:tc>
        <w:tc>
          <w:tcPr>
            <w:tcW w:w="664" w:type="dxa"/>
            <w:tcBorders/>
            <w:shd w:fill="auto" w:val="clear"/>
          </w:tcPr>
          <w:p>
            <w:pPr>
              <w:pStyle w:val="Compact"/>
              <w:spacing w:before="36" w:after="36"/>
              <w:jc w:val="center"/>
              <w:rPr/>
            </w:pPr>
            <w:r>
              <w:rPr/>
              <w:t>15.1</w:t>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5.82</w:t>
            </w:r>
          </w:p>
        </w:tc>
      </w:tr>
      <w:tr>
        <w:trPr/>
        <w:tc>
          <w:tcPr>
            <w:tcW w:w="1356" w:type="dxa"/>
            <w:tcBorders/>
            <w:shd w:fill="auto" w:val="clear"/>
          </w:tcPr>
          <w:p>
            <w:pPr>
              <w:pStyle w:val="Compact"/>
              <w:spacing w:before="36" w:after="36"/>
              <w:jc w:val="center"/>
              <w:rPr/>
            </w:pPr>
            <w:r>
              <w:rPr/>
              <w:t>Tehama</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Triangle</w:t>
            </w:r>
          </w:p>
        </w:tc>
        <w:tc>
          <w:tcPr>
            <w:tcW w:w="1196" w:type="dxa"/>
            <w:tcBorders/>
            <w:shd w:fill="auto" w:val="clear"/>
          </w:tcPr>
          <w:p>
            <w:pPr>
              <w:pStyle w:val="Compact"/>
              <w:spacing w:before="36" w:after="36"/>
              <w:jc w:val="center"/>
              <w:rPr/>
            </w:pPr>
            <w:r>
              <w:rPr/>
              <w:t>75597.00</w:t>
            </w:r>
          </w:p>
        </w:tc>
        <w:tc>
          <w:tcPr>
            <w:tcW w:w="701" w:type="dxa"/>
            <w:tcBorders/>
            <w:shd w:fill="auto" w:val="clear"/>
          </w:tcPr>
          <w:p>
            <w:pPr>
              <w:pStyle w:val="Compact"/>
              <w:spacing w:before="36" w:after="36"/>
              <w:jc w:val="center"/>
              <w:rPr/>
            </w:pPr>
            <w:r>
              <w:rPr/>
              <w:t>0.1</w:t>
            </w:r>
          </w:p>
        </w:tc>
        <w:tc>
          <w:tcPr>
            <w:tcW w:w="664" w:type="dxa"/>
            <w:tcBorders/>
            <w:shd w:fill="auto" w:val="clear"/>
          </w:tcPr>
          <w:p>
            <w:pPr>
              <w:pStyle w:val="Compact"/>
              <w:spacing w:before="36" w:after="36"/>
              <w:jc w:val="center"/>
              <w:rPr/>
            </w:pPr>
            <w:r>
              <w:rPr/>
              <w:t>25.6</w:t>
            </w:r>
          </w:p>
        </w:tc>
        <w:tc>
          <w:tcPr>
            <w:tcW w:w="663" w:type="dxa"/>
            <w:tcBorders/>
            <w:shd w:fill="auto" w:val="clear"/>
          </w:tcPr>
          <w:p>
            <w:pPr>
              <w:pStyle w:val="Compact"/>
              <w:spacing w:before="36" w:after="36"/>
              <w:jc w:val="center"/>
              <w:rPr/>
            </w:pPr>
            <w:r>
              <w:rPr/>
              <w:t>57.7</w:t>
            </w:r>
          </w:p>
        </w:tc>
        <w:tc>
          <w:tcPr>
            <w:tcW w:w="818" w:type="dxa"/>
            <w:tcBorders/>
            <w:shd w:fill="auto" w:val="clear"/>
          </w:tcPr>
          <w:p>
            <w:pPr>
              <w:pStyle w:val="Compact"/>
              <w:spacing w:before="36" w:after="36"/>
              <w:jc w:val="center"/>
              <w:rPr/>
            </w:pPr>
            <w:r>
              <w:rPr/>
              <w:t>5.51</w:t>
            </w:r>
          </w:p>
        </w:tc>
      </w:tr>
      <w:tr>
        <w:trPr/>
        <w:tc>
          <w:tcPr>
            <w:tcW w:w="1356" w:type="dxa"/>
            <w:tcBorders/>
            <w:shd w:fill="auto" w:val="clear"/>
          </w:tcPr>
          <w:p>
            <w:pPr>
              <w:pStyle w:val="Compact"/>
              <w:spacing w:before="36" w:after="36"/>
              <w:jc w:val="center"/>
              <w:rPr/>
            </w:pPr>
            <w:r>
              <w:rPr/>
              <w:t>Tehama</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Asymcur</w:t>
            </w:r>
          </w:p>
        </w:tc>
        <w:tc>
          <w:tcPr>
            <w:tcW w:w="1196" w:type="dxa"/>
            <w:tcBorders/>
            <w:shd w:fill="auto" w:val="clear"/>
          </w:tcPr>
          <w:p>
            <w:pPr>
              <w:pStyle w:val="Compact"/>
              <w:spacing w:before="36" w:after="36"/>
              <w:jc w:val="center"/>
              <w:rPr/>
            </w:pPr>
            <w:r>
              <w:rPr/>
              <w:t>74038.81</w:t>
            </w:r>
          </w:p>
        </w:tc>
        <w:tc>
          <w:tcPr>
            <w:tcW w:w="701" w:type="dxa"/>
            <w:tcBorders/>
            <w:shd w:fill="auto" w:val="clear"/>
          </w:tcPr>
          <w:p>
            <w:pPr>
              <w:pStyle w:val="Compact"/>
              <w:spacing w:before="36" w:after="36"/>
              <w:jc w:val="center"/>
              <w:rPr/>
            </w:pPr>
            <w:r>
              <w:rPr/>
              <w:t>0.3</w:t>
            </w:r>
          </w:p>
        </w:tc>
        <w:tc>
          <w:tcPr>
            <w:tcW w:w="664" w:type="dxa"/>
            <w:tcBorders/>
            <w:shd w:fill="auto" w:val="clear"/>
          </w:tcPr>
          <w:p>
            <w:pPr>
              <w:pStyle w:val="Compact"/>
              <w:spacing w:before="36" w:after="36"/>
              <w:jc w:val="center"/>
              <w:rPr/>
            </w:pPr>
            <w:r>
              <w:rPr/>
              <w:t>25.6</w:t>
            </w:r>
          </w:p>
        </w:tc>
        <w:tc>
          <w:tcPr>
            <w:tcW w:w="663" w:type="dxa"/>
            <w:tcBorders/>
            <w:shd w:fill="auto" w:val="clear"/>
          </w:tcPr>
          <w:p>
            <w:pPr>
              <w:pStyle w:val="Compact"/>
              <w:spacing w:before="36" w:after="36"/>
              <w:jc w:val="center"/>
              <w:rPr/>
            </w:pPr>
            <w:r>
              <w:rPr/>
              <w:t>57.2</w:t>
            </w:r>
          </w:p>
        </w:tc>
        <w:tc>
          <w:tcPr>
            <w:tcW w:w="818" w:type="dxa"/>
            <w:tcBorders/>
            <w:shd w:fill="auto" w:val="clear"/>
          </w:tcPr>
          <w:p>
            <w:pPr>
              <w:pStyle w:val="Compact"/>
              <w:spacing w:before="36" w:after="36"/>
              <w:jc w:val="center"/>
              <w:rPr/>
            </w:pPr>
            <w:r>
              <w:rPr/>
              <w:t>5.71</w:t>
            </w:r>
          </w:p>
        </w:tc>
      </w:tr>
      <w:tr>
        <w:trPr/>
        <w:tc>
          <w:tcPr>
            <w:tcW w:w="1356" w:type="dxa"/>
            <w:tcBorders/>
            <w:shd w:fill="auto" w:val="clear"/>
          </w:tcPr>
          <w:p>
            <w:pPr>
              <w:pStyle w:val="Compact"/>
              <w:spacing w:before="36" w:after="36"/>
              <w:jc w:val="center"/>
              <w:rPr/>
            </w:pPr>
            <w:r>
              <w:rPr/>
              <w:t>Tulare</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Anderson</w:t>
            </w:r>
          </w:p>
        </w:tc>
        <w:tc>
          <w:tcPr>
            <w:tcW w:w="1196" w:type="dxa"/>
            <w:tcBorders/>
            <w:shd w:fill="auto" w:val="clear"/>
          </w:tcPr>
          <w:p>
            <w:pPr>
              <w:pStyle w:val="Compact"/>
              <w:spacing w:before="36" w:after="36"/>
              <w:jc w:val="center"/>
              <w:rPr/>
            </w:pPr>
            <w:r>
              <w:rPr/>
              <w:t>48097.63</w:t>
            </w:r>
          </w:p>
        </w:tc>
        <w:tc>
          <w:tcPr>
            <w:tcW w:w="701" w:type="dxa"/>
            <w:tcBorders/>
            <w:shd w:fill="auto" w:val="clear"/>
          </w:tcPr>
          <w:p>
            <w:pPr>
              <w:pStyle w:val="Compact"/>
              <w:spacing w:before="36" w:after="36"/>
              <w:jc w:val="center"/>
              <w:rPr/>
            </w:pPr>
            <w:r>
              <w:rPr/>
              <w:t>4</w:t>
            </w:r>
          </w:p>
        </w:tc>
        <w:tc>
          <w:tcPr>
            <w:tcW w:w="664" w:type="dxa"/>
            <w:tcBorders/>
            <w:shd w:fill="auto" w:val="clear"/>
          </w:tcPr>
          <w:p>
            <w:pPr>
              <w:pStyle w:val="Compact"/>
              <w:spacing w:before="36" w:after="36"/>
              <w:jc w:val="center"/>
              <w:rPr/>
            </w:pPr>
            <w:r>
              <w:rPr/>
              <w:t>25</w:t>
            </w:r>
          </w:p>
        </w:tc>
        <w:tc>
          <w:tcPr>
            <w:tcW w:w="663" w:type="dxa"/>
            <w:tcBorders/>
            <w:shd w:fill="auto" w:val="clear"/>
          </w:tcPr>
          <w:p>
            <w:pPr>
              <w:pStyle w:val="Compact"/>
              <w:spacing w:before="36" w:after="36"/>
              <w:jc w:val="center"/>
              <w:rPr/>
            </w:pPr>
            <w:r>
              <w:rPr/>
              <w:t>36</w:t>
            </w:r>
          </w:p>
        </w:tc>
        <w:tc>
          <w:tcPr>
            <w:tcW w:w="818" w:type="dxa"/>
            <w:tcBorders/>
            <w:shd w:fill="auto" w:val="clear"/>
          </w:tcPr>
          <w:p>
            <w:pPr>
              <w:pStyle w:val="Compact"/>
              <w:spacing w:before="36" w:after="36"/>
              <w:jc w:val="center"/>
              <w:rPr/>
            </w:pPr>
            <w:r>
              <w:rPr/>
              <w:t>6.69</w:t>
            </w:r>
          </w:p>
        </w:tc>
      </w:tr>
      <w:tr>
        <w:trPr/>
        <w:tc>
          <w:tcPr>
            <w:tcW w:w="1356" w:type="dxa"/>
            <w:tcBorders/>
            <w:shd w:fill="auto" w:val="clear"/>
          </w:tcPr>
          <w:p>
            <w:pPr>
              <w:pStyle w:val="Compact"/>
              <w:spacing w:before="36" w:after="36"/>
              <w:jc w:val="center"/>
              <w:rPr/>
            </w:pPr>
            <w:r>
              <w:rPr/>
              <w:t>Tulare</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MinMax</w:t>
            </w:r>
          </w:p>
        </w:tc>
        <w:tc>
          <w:tcPr>
            <w:tcW w:w="1196" w:type="dxa"/>
            <w:tcBorders/>
            <w:shd w:fill="auto" w:val="clear"/>
          </w:tcPr>
          <w:p>
            <w:pPr>
              <w:pStyle w:val="Compact"/>
              <w:spacing w:before="36" w:after="36"/>
              <w:jc w:val="center"/>
              <w:rPr/>
            </w:pPr>
            <w:r>
              <w:rPr/>
              <w:t>3673.95</w:t>
            </w:r>
          </w:p>
        </w:tc>
        <w:tc>
          <w:tcPr>
            <w:tcW w:w="701" w:type="dxa"/>
            <w:tcBorders/>
            <w:shd w:fill="auto" w:val="clear"/>
          </w:tcPr>
          <w:p>
            <w:pPr>
              <w:pStyle w:val="Compact"/>
              <w:spacing w:before="36" w:after="36"/>
              <w:jc w:val="center"/>
              <w:rPr/>
            </w:pPr>
            <w:r>
              <w:rPr/>
              <w:t>0.3</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7.50</w:t>
            </w:r>
          </w:p>
        </w:tc>
      </w:tr>
      <w:tr>
        <w:trPr/>
        <w:tc>
          <w:tcPr>
            <w:tcW w:w="1356" w:type="dxa"/>
            <w:tcBorders/>
            <w:shd w:fill="auto" w:val="clear"/>
          </w:tcPr>
          <w:p>
            <w:pPr>
              <w:pStyle w:val="Compact"/>
              <w:spacing w:before="36" w:after="36"/>
              <w:jc w:val="center"/>
              <w:rPr/>
            </w:pPr>
            <w:r>
              <w:rPr/>
              <w:t>Tulare</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LinearDay</w:t>
            </w:r>
          </w:p>
        </w:tc>
        <w:tc>
          <w:tcPr>
            <w:tcW w:w="1196" w:type="dxa"/>
            <w:tcBorders/>
            <w:shd w:fill="auto" w:val="clear"/>
          </w:tcPr>
          <w:p>
            <w:pPr>
              <w:pStyle w:val="Compact"/>
              <w:spacing w:before="36" w:after="36"/>
              <w:jc w:val="center"/>
              <w:rPr/>
            </w:pPr>
            <w:r>
              <w:rPr/>
              <w:t>3706.73</w:t>
            </w:r>
          </w:p>
        </w:tc>
        <w:tc>
          <w:tcPr>
            <w:tcW w:w="701" w:type="dxa"/>
            <w:tcBorders/>
            <w:shd w:fill="auto" w:val="clear"/>
          </w:tcPr>
          <w:p>
            <w:pPr>
              <w:pStyle w:val="Compact"/>
              <w:spacing w:before="36" w:after="36"/>
              <w:jc w:val="center"/>
              <w:rPr/>
            </w:pPr>
            <w:r>
              <w:rPr/>
              <w:t>0</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7.42</w:t>
            </w:r>
          </w:p>
        </w:tc>
      </w:tr>
      <w:tr>
        <w:trPr/>
        <w:tc>
          <w:tcPr>
            <w:tcW w:w="1356" w:type="dxa"/>
            <w:tcBorders/>
            <w:shd w:fill="auto" w:val="clear"/>
          </w:tcPr>
          <w:p>
            <w:pPr>
              <w:pStyle w:val="Compact"/>
              <w:spacing w:before="36" w:after="36"/>
              <w:jc w:val="center"/>
              <w:rPr/>
            </w:pPr>
            <w:r>
              <w:rPr/>
              <w:t>Tulare</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LinearHour</w:t>
            </w:r>
          </w:p>
        </w:tc>
        <w:tc>
          <w:tcPr>
            <w:tcW w:w="1196" w:type="dxa"/>
            <w:tcBorders/>
            <w:shd w:fill="auto" w:val="clear"/>
          </w:tcPr>
          <w:p>
            <w:pPr>
              <w:pStyle w:val="Compact"/>
              <w:spacing w:before="36" w:after="36"/>
              <w:jc w:val="center"/>
              <w:rPr/>
            </w:pPr>
            <w:r>
              <w:rPr/>
              <w:t>87766.27</w:t>
            </w:r>
          </w:p>
        </w:tc>
        <w:tc>
          <w:tcPr>
            <w:tcW w:w="701" w:type="dxa"/>
            <w:tcBorders/>
            <w:shd w:fill="auto" w:val="clear"/>
          </w:tcPr>
          <w:p>
            <w:pPr>
              <w:pStyle w:val="Compact"/>
              <w:spacing w:before="36" w:after="36"/>
              <w:jc w:val="center"/>
              <w:rPr/>
            </w:pPr>
            <w:r>
              <w:rPr/>
              <w:t>0</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7.67</w:t>
            </w:r>
          </w:p>
        </w:tc>
      </w:tr>
      <w:tr>
        <w:trPr/>
        <w:tc>
          <w:tcPr>
            <w:tcW w:w="1356" w:type="dxa"/>
            <w:tcBorders/>
            <w:shd w:fill="auto" w:val="clear"/>
          </w:tcPr>
          <w:p>
            <w:pPr>
              <w:pStyle w:val="Compact"/>
              <w:spacing w:before="36" w:after="36"/>
              <w:jc w:val="center"/>
              <w:rPr/>
            </w:pPr>
            <w:r>
              <w:rPr/>
              <w:t>Tulare</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Plateau</w:t>
            </w:r>
          </w:p>
        </w:tc>
        <w:tc>
          <w:tcPr>
            <w:tcW w:w="1196" w:type="dxa"/>
            <w:tcBorders/>
            <w:shd w:fill="auto" w:val="clear"/>
          </w:tcPr>
          <w:p>
            <w:pPr>
              <w:pStyle w:val="Compact"/>
              <w:spacing w:before="36" w:after="36"/>
              <w:jc w:val="center"/>
              <w:rPr/>
            </w:pPr>
            <w:r>
              <w:rPr/>
              <w:t>62465.23</w:t>
            </w:r>
          </w:p>
        </w:tc>
        <w:tc>
          <w:tcPr>
            <w:tcW w:w="701" w:type="dxa"/>
            <w:tcBorders/>
            <w:shd w:fill="auto" w:val="clear"/>
          </w:tcPr>
          <w:p>
            <w:pPr>
              <w:pStyle w:val="Compact"/>
              <w:spacing w:before="36" w:after="36"/>
              <w:jc w:val="center"/>
              <w:rPr/>
            </w:pPr>
            <w:r>
              <w:rPr/>
              <w:t>0.3</w:t>
            </w:r>
          </w:p>
        </w:tc>
        <w:tc>
          <w:tcPr>
            <w:tcW w:w="664" w:type="dxa"/>
            <w:tcBorders/>
            <w:shd w:fill="auto" w:val="clear"/>
          </w:tcPr>
          <w:p>
            <w:pPr>
              <w:pStyle w:val="Compact"/>
              <w:spacing w:before="36" w:after="36"/>
              <w:jc w:val="center"/>
              <w:rPr/>
            </w:pPr>
            <w:r>
              <w:rPr/>
              <w:t>16.3</w:t>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6.69</w:t>
            </w:r>
          </w:p>
        </w:tc>
      </w:tr>
      <w:tr>
        <w:trPr/>
        <w:tc>
          <w:tcPr>
            <w:tcW w:w="1356" w:type="dxa"/>
            <w:tcBorders/>
            <w:shd w:fill="auto" w:val="clear"/>
          </w:tcPr>
          <w:p>
            <w:pPr>
              <w:pStyle w:val="Compact"/>
              <w:spacing w:before="36" w:after="36"/>
              <w:jc w:val="center"/>
              <w:rPr/>
            </w:pPr>
            <w:r>
              <w:rPr/>
              <w:t>Tulare</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Triangle</w:t>
            </w:r>
          </w:p>
        </w:tc>
        <w:tc>
          <w:tcPr>
            <w:tcW w:w="1196" w:type="dxa"/>
            <w:tcBorders/>
            <w:shd w:fill="auto" w:val="clear"/>
          </w:tcPr>
          <w:p>
            <w:pPr>
              <w:pStyle w:val="Compact"/>
              <w:spacing w:before="36" w:after="36"/>
              <w:jc w:val="center"/>
              <w:rPr/>
            </w:pPr>
            <w:r>
              <w:rPr/>
              <w:t>26025.68</w:t>
            </w:r>
          </w:p>
        </w:tc>
        <w:tc>
          <w:tcPr>
            <w:tcW w:w="701" w:type="dxa"/>
            <w:tcBorders/>
            <w:shd w:fill="auto" w:val="clear"/>
          </w:tcPr>
          <w:p>
            <w:pPr>
              <w:pStyle w:val="Compact"/>
              <w:spacing w:before="36" w:after="36"/>
              <w:jc w:val="center"/>
              <w:rPr/>
            </w:pPr>
            <w:r>
              <w:rPr/>
              <w:t>4.9</w:t>
            </w:r>
          </w:p>
        </w:tc>
        <w:tc>
          <w:tcPr>
            <w:tcW w:w="664" w:type="dxa"/>
            <w:tcBorders/>
            <w:shd w:fill="auto" w:val="clear"/>
          </w:tcPr>
          <w:p>
            <w:pPr>
              <w:pStyle w:val="Compact"/>
              <w:spacing w:before="36" w:after="36"/>
              <w:jc w:val="center"/>
              <w:rPr/>
            </w:pPr>
            <w:r>
              <w:rPr/>
              <w:t>12.4</w:t>
            </w:r>
          </w:p>
        </w:tc>
        <w:tc>
          <w:tcPr>
            <w:tcW w:w="663" w:type="dxa"/>
            <w:tcBorders/>
            <w:shd w:fill="auto" w:val="clear"/>
          </w:tcPr>
          <w:p>
            <w:pPr>
              <w:pStyle w:val="Compact"/>
              <w:spacing w:before="36" w:after="36"/>
              <w:jc w:val="center"/>
              <w:rPr/>
            </w:pPr>
            <w:r>
              <w:rPr/>
              <w:t>76.1</w:t>
            </w:r>
          </w:p>
        </w:tc>
        <w:tc>
          <w:tcPr>
            <w:tcW w:w="818" w:type="dxa"/>
            <w:tcBorders/>
            <w:shd w:fill="auto" w:val="clear"/>
          </w:tcPr>
          <w:p>
            <w:pPr>
              <w:pStyle w:val="Compact"/>
              <w:spacing w:before="36" w:after="36"/>
              <w:jc w:val="center"/>
              <w:rPr/>
            </w:pPr>
            <w:r>
              <w:rPr/>
              <w:t>7.85</w:t>
            </w:r>
          </w:p>
        </w:tc>
      </w:tr>
      <w:tr>
        <w:trPr/>
        <w:tc>
          <w:tcPr>
            <w:tcW w:w="1356" w:type="dxa"/>
            <w:tcBorders/>
            <w:shd w:fill="auto" w:val="clear"/>
          </w:tcPr>
          <w:p>
            <w:pPr>
              <w:pStyle w:val="Compact"/>
              <w:spacing w:before="36" w:after="36"/>
              <w:jc w:val="center"/>
              <w:rPr/>
            </w:pPr>
            <w:r>
              <w:rPr/>
              <w:t>Tulare</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Asymcur</w:t>
            </w:r>
          </w:p>
        </w:tc>
        <w:tc>
          <w:tcPr>
            <w:tcW w:w="1196" w:type="dxa"/>
            <w:tcBorders/>
            <w:shd w:fill="auto" w:val="clear"/>
          </w:tcPr>
          <w:p>
            <w:pPr>
              <w:pStyle w:val="Compact"/>
              <w:spacing w:before="36" w:after="36"/>
              <w:jc w:val="center"/>
              <w:rPr/>
            </w:pPr>
            <w:r>
              <w:rPr/>
              <w:t>59086.57</w:t>
            </w:r>
          </w:p>
        </w:tc>
        <w:tc>
          <w:tcPr>
            <w:tcW w:w="701" w:type="dxa"/>
            <w:tcBorders/>
            <w:shd w:fill="auto" w:val="clear"/>
          </w:tcPr>
          <w:p>
            <w:pPr>
              <w:pStyle w:val="Compact"/>
              <w:spacing w:before="36" w:after="36"/>
              <w:jc w:val="center"/>
              <w:rPr/>
            </w:pPr>
            <w:r>
              <w:rPr/>
              <w:t>2.4</w:t>
            </w:r>
          </w:p>
        </w:tc>
        <w:tc>
          <w:tcPr>
            <w:tcW w:w="664" w:type="dxa"/>
            <w:tcBorders/>
            <w:shd w:fill="auto" w:val="clear"/>
          </w:tcPr>
          <w:p>
            <w:pPr>
              <w:pStyle w:val="Compact"/>
              <w:spacing w:before="36" w:after="36"/>
              <w:jc w:val="center"/>
              <w:rPr/>
            </w:pPr>
            <w:r>
              <w:rPr/>
              <w:t>24.9</w:t>
            </w:r>
          </w:p>
        </w:tc>
        <w:tc>
          <w:tcPr>
            <w:tcW w:w="663" w:type="dxa"/>
            <w:tcBorders/>
            <w:shd w:fill="auto" w:val="clear"/>
          </w:tcPr>
          <w:p>
            <w:pPr>
              <w:pStyle w:val="Compact"/>
              <w:spacing w:before="36" w:after="36"/>
              <w:jc w:val="center"/>
              <w:rPr/>
            </w:pPr>
            <w:r>
              <w:rPr/>
              <w:t>42.9</w:t>
            </w:r>
          </w:p>
        </w:tc>
        <w:tc>
          <w:tcPr>
            <w:tcW w:w="818" w:type="dxa"/>
            <w:tcBorders/>
            <w:shd w:fill="auto" w:val="clear"/>
          </w:tcPr>
          <w:p>
            <w:pPr>
              <w:pStyle w:val="Compact"/>
              <w:spacing w:before="36" w:after="36"/>
              <w:jc w:val="center"/>
              <w:rPr/>
            </w:pPr>
            <w:r>
              <w:rPr/>
              <w:t>7.64</w:t>
            </w:r>
          </w:p>
        </w:tc>
      </w:tr>
      <w:tr>
        <w:trPr/>
        <w:tc>
          <w:tcPr>
            <w:tcW w:w="1356" w:type="dxa"/>
            <w:tcBorders/>
            <w:shd w:fill="auto" w:val="clear"/>
          </w:tcPr>
          <w:p>
            <w:pPr>
              <w:pStyle w:val="Compact"/>
              <w:spacing w:before="36" w:after="36"/>
              <w:jc w:val="center"/>
              <w:rPr/>
            </w:pPr>
            <w:r>
              <w:rPr/>
              <w:t>Vina</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Anderson</w:t>
            </w:r>
          </w:p>
        </w:tc>
        <w:tc>
          <w:tcPr>
            <w:tcW w:w="1196" w:type="dxa"/>
            <w:tcBorders/>
            <w:shd w:fill="auto" w:val="clear"/>
          </w:tcPr>
          <w:p>
            <w:pPr>
              <w:pStyle w:val="Compact"/>
              <w:spacing w:before="36" w:after="36"/>
              <w:jc w:val="center"/>
              <w:rPr/>
            </w:pPr>
            <w:r>
              <w:rPr/>
              <w:t>47423.86</w:t>
            </w:r>
          </w:p>
        </w:tc>
        <w:tc>
          <w:tcPr>
            <w:tcW w:w="701" w:type="dxa"/>
            <w:tcBorders/>
            <w:shd w:fill="auto" w:val="clear"/>
          </w:tcPr>
          <w:p>
            <w:pPr>
              <w:pStyle w:val="Compact"/>
              <w:spacing w:before="36" w:after="36"/>
              <w:jc w:val="center"/>
              <w:rPr/>
            </w:pPr>
            <w:r>
              <w:rPr/>
              <w:t>4</w:t>
            </w:r>
          </w:p>
        </w:tc>
        <w:tc>
          <w:tcPr>
            <w:tcW w:w="664" w:type="dxa"/>
            <w:tcBorders/>
            <w:shd w:fill="auto" w:val="clear"/>
          </w:tcPr>
          <w:p>
            <w:pPr>
              <w:pStyle w:val="Compact"/>
              <w:spacing w:before="36" w:after="36"/>
              <w:jc w:val="center"/>
              <w:rPr/>
            </w:pPr>
            <w:r>
              <w:rPr/>
              <w:t>25</w:t>
            </w:r>
          </w:p>
        </w:tc>
        <w:tc>
          <w:tcPr>
            <w:tcW w:w="663" w:type="dxa"/>
            <w:tcBorders/>
            <w:shd w:fill="auto" w:val="clear"/>
          </w:tcPr>
          <w:p>
            <w:pPr>
              <w:pStyle w:val="Compact"/>
              <w:spacing w:before="36" w:after="36"/>
              <w:jc w:val="center"/>
              <w:rPr/>
            </w:pPr>
            <w:r>
              <w:rPr/>
              <w:t>36</w:t>
            </w:r>
          </w:p>
        </w:tc>
        <w:tc>
          <w:tcPr>
            <w:tcW w:w="818" w:type="dxa"/>
            <w:tcBorders/>
            <w:shd w:fill="auto" w:val="clear"/>
          </w:tcPr>
          <w:p>
            <w:pPr>
              <w:pStyle w:val="Compact"/>
              <w:spacing w:before="36" w:after="36"/>
              <w:jc w:val="center"/>
              <w:rPr/>
            </w:pPr>
            <w:r>
              <w:rPr/>
              <w:t>7.34</w:t>
            </w:r>
          </w:p>
        </w:tc>
      </w:tr>
      <w:tr>
        <w:trPr/>
        <w:tc>
          <w:tcPr>
            <w:tcW w:w="1356" w:type="dxa"/>
            <w:tcBorders/>
            <w:shd w:fill="auto" w:val="clear"/>
          </w:tcPr>
          <w:p>
            <w:pPr>
              <w:pStyle w:val="Compact"/>
              <w:spacing w:before="36" w:after="36"/>
              <w:jc w:val="center"/>
              <w:rPr/>
            </w:pPr>
            <w:r>
              <w:rPr/>
              <w:t>Vina</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MinMax</w:t>
            </w:r>
          </w:p>
        </w:tc>
        <w:tc>
          <w:tcPr>
            <w:tcW w:w="1196" w:type="dxa"/>
            <w:tcBorders/>
            <w:shd w:fill="auto" w:val="clear"/>
          </w:tcPr>
          <w:p>
            <w:pPr>
              <w:pStyle w:val="Compact"/>
              <w:spacing w:before="36" w:after="36"/>
              <w:jc w:val="center"/>
              <w:rPr/>
            </w:pPr>
            <w:r>
              <w:rPr/>
              <w:t>3672.47</w:t>
            </w:r>
          </w:p>
        </w:tc>
        <w:tc>
          <w:tcPr>
            <w:tcW w:w="701" w:type="dxa"/>
            <w:tcBorders/>
            <w:shd w:fill="auto" w:val="clear"/>
          </w:tcPr>
          <w:p>
            <w:pPr>
              <w:pStyle w:val="Compact"/>
              <w:spacing w:before="36" w:after="36"/>
              <w:jc w:val="center"/>
              <w:rPr/>
            </w:pPr>
            <w:r>
              <w:rPr/>
              <w:t>0</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8.11</w:t>
            </w:r>
          </w:p>
        </w:tc>
      </w:tr>
      <w:tr>
        <w:trPr/>
        <w:tc>
          <w:tcPr>
            <w:tcW w:w="1356" w:type="dxa"/>
            <w:tcBorders/>
            <w:shd w:fill="auto" w:val="clear"/>
          </w:tcPr>
          <w:p>
            <w:pPr>
              <w:pStyle w:val="Compact"/>
              <w:spacing w:before="36" w:after="36"/>
              <w:jc w:val="center"/>
              <w:rPr/>
            </w:pPr>
            <w:r>
              <w:rPr/>
              <w:t>Vina</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LinearDay</w:t>
            </w:r>
          </w:p>
        </w:tc>
        <w:tc>
          <w:tcPr>
            <w:tcW w:w="1196" w:type="dxa"/>
            <w:tcBorders/>
            <w:shd w:fill="auto" w:val="clear"/>
          </w:tcPr>
          <w:p>
            <w:pPr>
              <w:pStyle w:val="Compact"/>
              <w:spacing w:before="36" w:after="36"/>
              <w:jc w:val="center"/>
              <w:rPr/>
            </w:pPr>
            <w:r>
              <w:rPr/>
              <w:t>3678.44</w:t>
            </w:r>
          </w:p>
        </w:tc>
        <w:tc>
          <w:tcPr>
            <w:tcW w:w="701" w:type="dxa"/>
            <w:tcBorders/>
            <w:shd w:fill="auto" w:val="clear"/>
          </w:tcPr>
          <w:p>
            <w:pPr>
              <w:pStyle w:val="Compact"/>
              <w:spacing w:before="36" w:after="36"/>
              <w:jc w:val="center"/>
              <w:rPr/>
            </w:pPr>
            <w:r>
              <w:rPr/>
              <w:t>0</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8.12</w:t>
            </w:r>
          </w:p>
        </w:tc>
      </w:tr>
      <w:tr>
        <w:trPr/>
        <w:tc>
          <w:tcPr>
            <w:tcW w:w="1356" w:type="dxa"/>
            <w:tcBorders/>
            <w:shd w:fill="auto" w:val="clear"/>
          </w:tcPr>
          <w:p>
            <w:pPr>
              <w:pStyle w:val="Compact"/>
              <w:spacing w:before="36" w:after="36"/>
              <w:jc w:val="center"/>
              <w:rPr/>
            </w:pPr>
            <w:r>
              <w:rPr/>
              <w:t>Vina</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LinearHour</w:t>
            </w:r>
          </w:p>
        </w:tc>
        <w:tc>
          <w:tcPr>
            <w:tcW w:w="1196" w:type="dxa"/>
            <w:tcBorders/>
            <w:shd w:fill="auto" w:val="clear"/>
          </w:tcPr>
          <w:p>
            <w:pPr>
              <w:pStyle w:val="Compact"/>
              <w:spacing w:before="36" w:after="36"/>
              <w:jc w:val="center"/>
              <w:rPr/>
            </w:pPr>
            <w:r>
              <w:rPr/>
              <w:t>87337.07</w:t>
            </w:r>
          </w:p>
        </w:tc>
        <w:tc>
          <w:tcPr>
            <w:tcW w:w="701" w:type="dxa"/>
            <w:tcBorders/>
            <w:shd w:fill="auto" w:val="clear"/>
          </w:tcPr>
          <w:p>
            <w:pPr>
              <w:pStyle w:val="Compact"/>
              <w:spacing w:before="36" w:after="36"/>
              <w:jc w:val="center"/>
              <w:rPr/>
            </w:pPr>
            <w:r>
              <w:rPr/>
              <w:t>0</w:t>
            </w:r>
          </w:p>
        </w:tc>
        <w:tc>
          <w:tcPr>
            <w:tcW w:w="664" w:type="dxa"/>
            <w:tcBorders/>
            <w:shd w:fill="auto" w:val="clear"/>
          </w:tcPr>
          <w:p>
            <w:pPr>
              <w:pStyle w:val="Normal"/>
              <w:rPr/>
            </w:pPr>
            <w:r>
              <w:rPr/>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8.46</w:t>
            </w:r>
          </w:p>
        </w:tc>
      </w:tr>
      <w:tr>
        <w:trPr/>
        <w:tc>
          <w:tcPr>
            <w:tcW w:w="1356" w:type="dxa"/>
            <w:tcBorders/>
            <w:shd w:fill="auto" w:val="clear"/>
          </w:tcPr>
          <w:p>
            <w:pPr>
              <w:pStyle w:val="Compact"/>
              <w:spacing w:before="36" w:after="36"/>
              <w:jc w:val="center"/>
              <w:rPr/>
            </w:pPr>
            <w:r>
              <w:rPr/>
              <w:t>Vina</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Plateau</w:t>
            </w:r>
          </w:p>
        </w:tc>
        <w:tc>
          <w:tcPr>
            <w:tcW w:w="1196" w:type="dxa"/>
            <w:tcBorders/>
            <w:shd w:fill="auto" w:val="clear"/>
          </w:tcPr>
          <w:p>
            <w:pPr>
              <w:pStyle w:val="Compact"/>
              <w:spacing w:before="36" w:after="36"/>
              <w:jc w:val="center"/>
              <w:rPr/>
            </w:pPr>
            <w:r>
              <w:rPr/>
              <w:t>37839.86</w:t>
            </w:r>
          </w:p>
        </w:tc>
        <w:tc>
          <w:tcPr>
            <w:tcW w:w="701" w:type="dxa"/>
            <w:tcBorders/>
            <w:shd w:fill="auto" w:val="clear"/>
          </w:tcPr>
          <w:p>
            <w:pPr>
              <w:pStyle w:val="Compact"/>
              <w:spacing w:before="36" w:after="36"/>
              <w:jc w:val="center"/>
              <w:rPr/>
            </w:pPr>
            <w:r>
              <w:rPr/>
              <w:t>1.8</w:t>
            </w:r>
          </w:p>
        </w:tc>
        <w:tc>
          <w:tcPr>
            <w:tcW w:w="664" w:type="dxa"/>
            <w:tcBorders/>
            <w:shd w:fill="auto" w:val="clear"/>
          </w:tcPr>
          <w:p>
            <w:pPr>
              <w:pStyle w:val="Compact"/>
              <w:spacing w:before="36" w:after="36"/>
              <w:jc w:val="center"/>
              <w:rPr/>
            </w:pPr>
            <w:r>
              <w:rPr/>
              <w:t>10.8</w:t>
            </w:r>
          </w:p>
        </w:tc>
        <w:tc>
          <w:tcPr>
            <w:tcW w:w="663" w:type="dxa"/>
            <w:tcBorders/>
            <w:shd w:fill="auto" w:val="clear"/>
          </w:tcPr>
          <w:p>
            <w:pPr>
              <w:pStyle w:val="Normal"/>
              <w:rPr/>
            </w:pPr>
            <w:r>
              <w:rPr/>
            </w:r>
          </w:p>
        </w:tc>
        <w:tc>
          <w:tcPr>
            <w:tcW w:w="818" w:type="dxa"/>
            <w:tcBorders/>
            <w:shd w:fill="auto" w:val="clear"/>
          </w:tcPr>
          <w:p>
            <w:pPr>
              <w:pStyle w:val="Compact"/>
              <w:spacing w:before="36" w:after="36"/>
              <w:jc w:val="center"/>
              <w:rPr/>
            </w:pPr>
            <w:r>
              <w:rPr/>
              <w:t>6.99</w:t>
            </w:r>
          </w:p>
        </w:tc>
      </w:tr>
      <w:tr>
        <w:trPr/>
        <w:tc>
          <w:tcPr>
            <w:tcW w:w="1356" w:type="dxa"/>
            <w:tcBorders/>
            <w:shd w:fill="auto" w:val="clear"/>
          </w:tcPr>
          <w:p>
            <w:pPr>
              <w:pStyle w:val="Compact"/>
              <w:spacing w:before="36" w:after="36"/>
              <w:jc w:val="center"/>
              <w:rPr/>
            </w:pPr>
            <w:r>
              <w:rPr/>
              <w:t>Vina</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Triangle</w:t>
            </w:r>
          </w:p>
        </w:tc>
        <w:tc>
          <w:tcPr>
            <w:tcW w:w="1196" w:type="dxa"/>
            <w:tcBorders/>
            <w:shd w:fill="auto" w:val="clear"/>
          </w:tcPr>
          <w:p>
            <w:pPr>
              <w:pStyle w:val="Compact"/>
              <w:spacing w:before="36" w:after="36"/>
              <w:jc w:val="center"/>
              <w:rPr/>
            </w:pPr>
            <w:r>
              <w:rPr/>
              <w:t>15006.44</w:t>
            </w:r>
          </w:p>
        </w:tc>
        <w:tc>
          <w:tcPr>
            <w:tcW w:w="701" w:type="dxa"/>
            <w:tcBorders/>
            <w:shd w:fill="auto" w:val="clear"/>
          </w:tcPr>
          <w:p>
            <w:pPr>
              <w:pStyle w:val="Compact"/>
              <w:spacing w:before="36" w:after="36"/>
              <w:jc w:val="center"/>
              <w:rPr/>
            </w:pPr>
            <w:r>
              <w:rPr/>
              <w:t>6.3</w:t>
            </w:r>
          </w:p>
        </w:tc>
        <w:tc>
          <w:tcPr>
            <w:tcW w:w="664" w:type="dxa"/>
            <w:tcBorders/>
            <w:shd w:fill="auto" w:val="clear"/>
          </w:tcPr>
          <w:p>
            <w:pPr>
              <w:pStyle w:val="Compact"/>
              <w:spacing w:before="36" w:after="36"/>
              <w:jc w:val="center"/>
              <w:rPr/>
            </w:pPr>
            <w:r>
              <w:rPr/>
              <w:t>10.7</w:t>
            </w:r>
          </w:p>
        </w:tc>
        <w:tc>
          <w:tcPr>
            <w:tcW w:w="663" w:type="dxa"/>
            <w:tcBorders/>
            <w:shd w:fill="auto" w:val="clear"/>
          </w:tcPr>
          <w:p>
            <w:pPr>
              <w:pStyle w:val="Compact"/>
              <w:spacing w:before="36" w:after="36"/>
              <w:jc w:val="center"/>
              <w:rPr/>
            </w:pPr>
            <w:r>
              <w:rPr/>
              <w:t>79.1</w:t>
            </w:r>
          </w:p>
        </w:tc>
        <w:tc>
          <w:tcPr>
            <w:tcW w:w="818" w:type="dxa"/>
            <w:tcBorders/>
            <w:shd w:fill="auto" w:val="clear"/>
          </w:tcPr>
          <w:p>
            <w:pPr>
              <w:pStyle w:val="Compact"/>
              <w:spacing w:before="36" w:after="36"/>
              <w:jc w:val="center"/>
              <w:rPr/>
            </w:pPr>
            <w:r>
              <w:rPr/>
              <w:t>6.98</w:t>
            </w:r>
          </w:p>
        </w:tc>
      </w:tr>
      <w:tr>
        <w:trPr/>
        <w:tc>
          <w:tcPr>
            <w:tcW w:w="1356" w:type="dxa"/>
            <w:tcBorders/>
            <w:shd w:fill="auto" w:val="clear"/>
          </w:tcPr>
          <w:p>
            <w:pPr>
              <w:pStyle w:val="Compact"/>
              <w:spacing w:before="36" w:after="36"/>
              <w:jc w:val="center"/>
              <w:rPr/>
            </w:pPr>
            <w:r>
              <w:rPr/>
              <w:t>Vina</w:t>
            </w:r>
          </w:p>
        </w:tc>
        <w:tc>
          <w:tcPr>
            <w:tcW w:w="1257" w:type="dxa"/>
            <w:tcBorders/>
            <w:shd w:fill="auto" w:val="clear"/>
          </w:tcPr>
          <w:p>
            <w:pPr>
              <w:pStyle w:val="Compact"/>
              <w:spacing w:before="36" w:after="36"/>
              <w:jc w:val="center"/>
              <w:rPr/>
            </w:pPr>
            <w:r>
              <w:rPr/>
              <w:t>Simplified</w:t>
            </w:r>
          </w:p>
        </w:tc>
        <w:tc>
          <w:tcPr>
            <w:tcW w:w="1301" w:type="dxa"/>
            <w:tcBorders/>
            <w:shd w:fill="auto" w:val="clear"/>
          </w:tcPr>
          <w:p>
            <w:pPr>
              <w:pStyle w:val="Compact"/>
              <w:spacing w:before="36" w:after="36"/>
              <w:jc w:val="center"/>
              <w:rPr/>
            </w:pPr>
            <w:r>
              <w:rPr/>
              <w:t>Thermal Time Threshold</w:t>
            </w:r>
          </w:p>
        </w:tc>
        <w:tc>
          <w:tcPr>
            <w:tcW w:w="1403" w:type="dxa"/>
            <w:tcBorders/>
            <w:shd w:fill="auto" w:val="clear"/>
          </w:tcPr>
          <w:p>
            <w:pPr>
              <w:pStyle w:val="Compact"/>
              <w:spacing w:before="36" w:after="36"/>
              <w:jc w:val="center"/>
              <w:rPr/>
            </w:pPr>
            <w:r>
              <w:rPr/>
              <w:t>Asymcur</w:t>
            </w:r>
          </w:p>
        </w:tc>
        <w:tc>
          <w:tcPr>
            <w:tcW w:w="1196" w:type="dxa"/>
            <w:tcBorders/>
            <w:shd w:fill="auto" w:val="clear"/>
          </w:tcPr>
          <w:p>
            <w:pPr>
              <w:pStyle w:val="Compact"/>
              <w:spacing w:before="36" w:after="36"/>
              <w:jc w:val="center"/>
              <w:rPr/>
            </w:pPr>
            <w:r>
              <w:rPr/>
              <w:t>64823.29</w:t>
            </w:r>
          </w:p>
        </w:tc>
        <w:tc>
          <w:tcPr>
            <w:tcW w:w="701" w:type="dxa"/>
            <w:tcBorders/>
            <w:shd w:fill="auto" w:val="clear"/>
          </w:tcPr>
          <w:p>
            <w:pPr>
              <w:pStyle w:val="Compact"/>
              <w:spacing w:before="36" w:after="36"/>
              <w:jc w:val="center"/>
              <w:rPr/>
            </w:pPr>
            <w:r>
              <w:rPr/>
              <w:t>0.3</w:t>
            </w:r>
          </w:p>
        </w:tc>
        <w:tc>
          <w:tcPr>
            <w:tcW w:w="664" w:type="dxa"/>
            <w:tcBorders/>
            <w:shd w:fill="auto" w:val="clear"/>
          </w:tcPr>
          <w:p>
            <w:pPr>
              <w:pStyle w:val="Compact"/>
              <w:spacing w:before="36" w:after="36"/>
              <w:jc w:val="center"/>
              <w:rPr/>
            </w:pPr>
            <w:r>
              <w:rPr/>
              <w:t>22.4</w:t>
            </w:r>
          </w:p>
        </w:tc>
        <w:tc>
          <w:tcPr>
            <w:tcW w:w="663" w:type="dxa"/>
            <w:tcBorders/>
            <w:shd w:fill="auto" w:val="clear"/>
          </w:tcPr>
          <w:p>
            <w:pPr>
              <w:pStyle w:val="Compact"/>
              <w:spacing w:before="36" w:after="36"/>
              <w:jc w:val="center"/>
              <w:rPr/>
            </w:pPr>
            <w:r>
              <w:rPr/>
              <w:t>49.6</w:t>
            </w:r>
          </w:p>
        </w:tc>
        <w:tc>
          <w:tcPr>
            <w:tcW w:w="818" w:type="dxa"/>
            <w:tcBorders/>
            <w:shd w:fill="auto" w:val="clear"/>
          </w:tcPr>
          <w:p>
            <w:pPr>
              <w:pStyle w:val="Compact"/>
              <w:spacing w:before="36" w:after="36"/>
              <w:jc w:val="center"/>
              <w:rPr/>
            </w:pPr>
            <w:r>
              <w:rPr/>
              <w:t>7.52</w:t>
            </w:r>
          </w:p>
        </w:tc>
      </w:tr>
    </w:tbl>
    <w:p>
      <w:pPr>
        <w:pStyle w:val="Normal"/>
        <w:rPr/>
      </w:pPr>
      <w:r>
        <w:rPr/>
        <mc:AlternateContent>
          <mc:Choice Requires="wps">
            <w:drawing>
              <wp:inline distT="0" distB="0" distL="114300" distR="114300">
                <wp:extent cx="1270" cy="19685"/>
                <wp:effectExtent l="0" t="0" r="0" b="0"/>
                <wp:docPr id="14" name=""/>
                <a:graphic xmlns:a="http://schemas.openxmlformats.org/drawingml/2006/main">
                  <a:graphicData uri="http://schemas.microsoft.com/office/word/2010/wordprocessingShape">
                    <wps:wsp>
                      <wps:cNvSpPr/>
                      <wps:nvSpPr>
                        <wps:cNvPr id="0" name="Rectangle 1"/>
                        <wps:cNvSpPr/>
                      </wps:nvSpPr>
                      <wps:spPr>
                        <a:xfrm>
                          <a:off x="0" y="0"/>
                          <a:ext cx="720" cy="19080"/>
                        </a:xfrm>
                        <a:prstGeom prst="rect">
                          <a:avLst/>
                        </a:prstGeom>
                        <a:solidFill>
                          <a:srgbClr val="ffffff"/>
                        </a:solidFill>
                        <a:ln>
                          <a:solidFill>
                            <a:srgbClr val="000000"/>
                          </a:solidFill>
                        </a:ln>
                      </wps:spPr>
                      <wps:bodyPr/>
                    </wps:wsp>
                  </a:graphicData>
                </a:graphic>
              </wp:inline>
            </w:drawing>
          </mc:Choice>
          <mc:Fallback>
            <w:pict>
              <v:rect id="shape_0" fillcolor="white" stroked="t" style="position:absolute;margin-left:0pt;margin-top:0pt;width:0pt;height:1.45pt">
                <w10:wrap type="none"/>
                <v:fill o:detectmouseclick="t" type="solid" color2="black"/>
                <v:stroke color="black" joinstyle="round" endcap="flat"/>
              </v:rect>
            </w:pict>
          </mc:Fallback>
        </mc:AlternateContent>
      </w:r>
    </w:p>
    <w:p>
      <w:pPr>
        <w:pStyle w:val="Heading1"/>
        <w:rPr/>
      </w:pPr>
      <w:bookmarkStart w:id="21" w:name="references"/>
      <w:bookmarkEnd w:id="21"/>
      <w:r>
        <w:rPr/>
        <w:t>References</w:t>
      </w:r>
    </w:p>
    <w:p>
      <w:pPr>
        <w:pStyle w:val="Bibliography"/>
        <w:rPr/>
      </w:pPr>
      <w:r>
        <w:rPr/>
        <w:t xml:space="preserve">Anderson, J. L., E. A. Richardson, and C. D. Kesner. 1985. “Validation of Chill Unit and Flower Bud Phenology Models for’Montmorency’sour Cherry.” In </w:t>
      </w:r>
      <w:r>
        <w:rPr>
          <w:i/>
        </w:rPr>
        <w:t>I International Symposium on Computer Modelling in Fruit Research and Orchard Management 184</w:t>
      </w:r>
      <w:r>
        <w:rPr/>
        <w:t xml:space="preserve">, 71–78. </w:t>
      </w:r>
      <w:hyperlink r:id="rId15">
        <w:r>
          <w:rPr>
            <w:rStyle w:val="InternetLink"/>
          </w:rPr>
          <w:t>http://www.actahort.org/books/184/184_7.htm</w:t>
        </w:r>
      </w:hyperlink>
      <w:r>
        <w:rPr/>
        <w:t>.</w:t>
      </w:r>
    </w:p>
    <w:p>
      <w:pPr>
        <w:pStyle w:val="Bibliography"/>
        <w:rPr/>
      </w:pPr>
      <w:r>
        <w:rPr/>
        <w:t xml:space="preserve">Ardia, David, Katharine M. Mullen, Brian G. Peterson, and Joshua Ulrich. 2015. </w:t>
      </w:r>
      <w:r>
        <w:rPr>
          <w:i/>
        </w:rPr>
        <w:t>DEoptim: Differential Evolution in R</w:t>
      </w:r>
      <w:r>
        <w:rPr/>
        <w:t xml:space="preserve">. </w:t>
      </w:r>
      <w:hyperlink r:id="rId16">
        <w:r>
          <w:rPr>
            <w:rStyle w:val="InternetLink"/>
          </w:rPr>
          <w:t>http://CRAN.R-project.org/package=DEoptim</w:t>
        </w:r>
      </w:hyperlink>
      <w:r>
        <w:rPr/>
        <w:t>.</w:t>
      </w:r>
    </w:p>
    <w:p>
      <w:pPr>
        <w:pStyle w:val="Bibliography"/>
        <w:rPr/>
      </w:pPr>
      <w:r>
        <w:rPr/>
        <w:t xml:space="preserve">Ben Mimoun, M., and T. M. DeJong. 1998. “Using the Relation Between Growing Degree Hours and Harvest Date to Estimate Run-Times for Peach: A Tree Growth and Yield Simulation Model.” In </w:t>
      </w:r>
      <w:r>
        <w:rPr>
          <w:i/>
        </w:rPr>
        <w:t>V International Symposium on Computer Modelling in Fruit Research and Orchard Management 499</w:t>
      </w:r>
      <w:r>
        <w:rPr/>
        <w:t xml:space="preserve">, 107–14. </w:t>
      </w:r>
      <w:hyperlink r:id="rId17">
        <w:r>
          <w:rPr>
            <w:rStyle w:val="InternetLink"/>
          </w:rPr>
          <w:t>http://www.actahort.org/books/499/499_10.htm</w:t>
        </w:r>
      </w:hyperlink>
      <w:r>
        <w:rPr/>
        <w:t>.</w:t>
      </w:r>
    </w:p>
    <w:p>
      <w:pPr>
        <w:pStyle w:val="Bibliography"/>
        <w:rPr/>
      </w:pPr>
      <w:r>
        <w:rPr/>
        <w:t xml:space="preserve">Bertin, N. 2005. “Analysis of the Tomato Fruit Growth Response to Temperature and Plant Fruit Load in Relation to Cell Division, Cell Expansion and DNA Endoreduplication.” </w:t>
      </w:r>
      <w:r>
        <w:rPr>
          <w:i/>
        </w:rPr>
        <w:t>Annals of Botany</w:t>
      </w:r>
      <w:r>
        <w:rPr/>
        <w:t xml:space="preserve"> 95 (3): 439–47. </w:t>
      </w:r>
      <w:hyperlink r:id="rId18">
        <w:r>
          <w:rPr>
            <w:rStyle w:val="InternetLink"/>
          </w:rPr>
          <w:t>http://aob.oxfordjournals.org/content/95/3/439.short</w:t>
        </w:r>
      </w:hyperlink>
      <w:r>
        <w:rPr/>
        <w:t>.</w:t>
      </w:r>
    </w:p>
    <w:p>
      <w:pPr>
        <w:pStyle w:val="Bibliography"/>
        <w:rPr/>
      </w:pPr>
      <w:r>
        <w:rPr/>
        <w:t xml:space="preserve">California Department of Water Resources. 2015. “CIMIS Weather Observation Data.” California Irrigation Management Information System. </w:t>
      </w:r>
      <w:hyperlink r:id="rId19">
        <w:r>
          <w:rPr>
            <w:rStyle w:val="InternetLink"/>
          </w:rPr>
          <w:t>http://www.cimis.water.ca.gov/</w:t>
        </w:r>
      </w:hyperlink>
      <w:r>
        <w:rPr/>
        <w:t>.</w:t>
      </w:r>
    </w:p>
    <w:p>
      <w:pPr>
        <w:pStyle w:val="Bibliography"/>
        <w:rPr/>
      </w:pPr>
      <w:r>
        <w:rPr/>
        <w:t xml:space="preserve">Cesaraccio, C., D. Spano, P. Duce, and R. L. Snyder. 2001. “An Improved Model for Determining Degree-Day Values from Daily Temperature Data.” </w:t>
      </w:r>
      <w:r>
        <w:rPr>
          <w:i/>
        </w:rPr>
        <w:t>International Journal of Biometeorology</w:t>
      </w:r>
      <w:r>
        <w:rPr/>
        <w:t xml:space="preserve"> 45 (4): 161–69. doi:</w:t>
      </w:r>
      <w:hyperlink r:id="rId20">
        <w:r>
          <w:rPr>
            <w:rStyle w:val="InternetLink"/>
          </w:rPr>
          <w:t>10.1007/s004840100104</w:t>
        </w:r>
      </w:hyperlink>
      <w:r>
        <w:rPr/>
        <w:t>.</w:t>
      </w:r>
    </w:p>
    <w:p>
      <w:pPr>
        <w:pStyle w:val="Bibliography"/>
        <w:rPr/>
      </w:pPr>
      <w:r>
        <w:rPr/>
        <w:t xml:space="preserve">Day, K., G. Lopez, and T. DeJong. 2007. “Using Growing Degree Hours Accumulated Thirty Days After Bloom to Predict Peach and Nectarine Harvest Date.” In </w:t>
      </w:r>
      <w:r>
        <w:rPr>
          <w:i/>
        </w:rPr>
        <w:t>VIII International Symposium on Modelling in Fruit Research and Orchard Management 803</w:t>
      </w:r>
      <w:r>
        <w:rPr/>
        <w:t xml:space="preserve">, 163–67. </w:t>
      </w:r>
      <w:hyperlink r:id="rId21">
        <w:r>
          <w:rPr>
            <w:rStyle w:val="InternetLink"/>
          </w:rPr>
          <w:t>http://www.actahort.org/books/803/803_20.htm</w:t>
        </w:r>
      </w:hyperlink>
      <w:r>
        <w:rPr/>
        <w:t>.</w:t>
      </w:r>
    </w:p>
    <w:p>
      <w:pPr>
        <w:pStyle w:val="Bibliography"/>
        <w:rPr/>
      </w:pPr>
      <w:r>
        <w:rPr/>
        <w:t xml:space="preserve">DeBuse, C., G. Lopez, and T. DeJong. 2008. “Using Spring Weather Data to Predict Harvest Date for’Improved French’Prune.” In </w:t>
      </w:r>
      <w:r>
        <w:rPr>
          <w:i/>
        </w:rPr>
        <w:t>IX International Symposium on Plum and Prune Genetics, Breeding and Pomology 874</w:t>
      </w:r>
      <w:r>
        <w:rPr/>
        <w:t xml:space="preserve">, 107–12. </w:t>
      </w:r>
      <w:hyperlink r:id="rId22">
        <w:r>
          <w:rPr>
            <w:rStyle w:val="InternetLink"/>
          </w:rPr>
          <w:t>http://www.actahort.org/books/874/874_13.htm</w:t>
        </w:r>
      </w:hyperlink>
      <w:r>
        <w:rPr/>
        <w:t>.</w:t>
      </w:r>
    </w:p>
    <w:p>
      <w:pPr>
        <w:pStyle w:val="Bibliography"/>
        <w:rPr/>
      </w:pPr>
      <w:r>
        <w:rPr/>
        <w:t xml:space="preserve">Goldhamer, David A., and Mario Viveros. 2000. “Effects of Preharvest Irrigation Cutoff Durations and Postharvest Water Deprivation on Almond Tree Performance.” </w:t>
      </w:r>
      <w:r>
        <w:rPr>
          <w:i/>
        </w:rPr>
        <w:t>Irrigation Science</w:t>
      </w:r>
      <w:r>
        <w:rPr/>
        <w:t xml:space="preserve"> 19 (3): 125–31. doi:</w:t>
      </w:r>
      <w:hyperlink r:id="rId23">
        <w:r>
          <w:rPr>
            <w:rStyle w:val="InternetLink"/>
          </w:rPr>
          <w:t>10.1007/s002710000013</w:t>
        </w:r>
      </w:hyperlink>
      <w:r>
        <w:rPr/>
        <w:t>.</w:t>
      </w:r>
    </w:p>
    <w:p>
      <w:pPr>
        <w:pStyle w:val="Bibliography"/>
        <w:rPr/>
      </w:pPr>
      <w:r>
        <w:rPr/>
        <w:t xml:space="preserve">Marra, F. P., P. Inglese, T. M. DeJong, and R. S. Johnson. 2001. “Thermal Time Requirement and Harvest Time Forecast for Peach Cultivars with Different Fruit Development Periods.” In </w:t>
      </w:r>
      <w:r>
        <w:rPr>
          <w:i/>
        </w:rPr>
        <w:t>V International Peach Symposium 592</w:t>
      </w:r>
      <w:r>
        <w:rPr/>
        <w:t xml:space="preserve">, 523–29. </w:t>
      </w:r>
      <w:hyperlink r:id="rId24">
        <w:r>
          <w:rPr>
            <w:rStyle w:val="InternetLink"/>
          </w:rPr>
          <w:t>http://www.actahort.org/books/592/592_70.htm</w:t>
        </w:r>
      </w:hyperlink>
      <w:r>
        <w:rPr/>
        <w:t>.</w:t>
      </w:r>
    </w:p>
    <w:p>
      <w:pPr>
        <w:pStyle w:val="Bibliography"/>
        <w:rPr/>
      </w:pPr>
      <w:r>
        <w:rPr/>
        <w:t xml:space="preserve">McMaster, Gregory S., and W. W. Wilhelm. 1997. “Growing Degree-Days: One Equation, Two Interpretations.” </w:t>
      </w:r>
      <w:r>
        <w:rPr>
          <w:i/>
        </w:rPr>
        <w:t>Agricultural and Forest Meteorology</w:t>
      </w:r>
      <w:r>
        <w:rPr/>
        <w:t xml:space="preserve"> 87 (4): 291–300. </w:t>
      </w:r>
      <w:hyperlink r:id="rId25">
        <w:r>
          <w:rPr>
            <w:rStyle w:val="InternetLink"/>
          </w:rPr>
          <w:t>http://www.sciencedirect.com/science/article/pii/S0168192397000270</w:t>
        </w:r>
      </w:hyperlink>
      <w:r>
        <w:rPr/>
        <w:t>.</w:t>
      </w:r>
    </w:p>
    <w:p>
      <w:pPr>
        <w:pStyle w:val="Bibliography"/>
        <w:rPr/>
      </w:pPr>
      <w:r>
        <w:rPr/>
        <w:t xml:space="preserve">Menne, MJ, I Durre, B Korzeniewski, S McNeal, K Thomas, X Yin, S Anthony, et al. 2015. “Global Historical Climatology Network - Daily (GHCN-Daily), Version 3.22.” NOAA National Climatic Data Center. </w:t>
      </w:r>
      <w:hyperlink r:id="rId26">
        <w:r>
          <w:rPr>
            <w:rStyle w:val="InternetLink"/>
          </w:rPr>
          <w:t>http://doi.org/10.7289/V5D21VHZ</w:t>
        </w:r>
      </w:hyperlink>
      <w:r>
        <w:rPr/>
        <w:t>.</w:t>
      </w:r>
    </w:p>
    <w:p>
      <w:pPr>
        <w:pStyle w:val="Bibliography"/>
        <w:rPr/>
      </w:pPr>
      <w:r>
        <w:rPr/>
        <w:t xml:space="preserve">Price, Kenneth V., Rainer M. Storn, and Jouni A. Lampinen. 2006. </w:t>
      </w:r>
      <w:r>
        <w:rPr>
          <w:i/>
        </w:rPr>
        <w:t>Differential Evolution - A Practical Approach to Global Optimization</w:t>
      </w:r>
      <w:r>
        <w:rPr/>
        <w:t>. Natural Computing. Springer-Verlag.</w:t>
      </w:r>
    </w:p>
    <w:p>
      <w:pPr>
        <w:pStyle w:val="Bibliography"/>
        <w:rPr/>
      </w:pPr>
      <w:r>
        <w:rPr/>
        <w:t xml:space="preserve">R Core Team. 2017. </w:t>
      </w:r>
      <w:r>
        <w:rPr>
          <w:i/>
        </w:rPr>
        <w:t>R: A Language and Environment for Statistical Computing</w:t>
      </w:r>
      <w:r>
        <w:rPr/>
        <w:t xml:space="preserve">. Vienna, Austria: R Foundation for Statistical Computing. </w:t>
      </w:r>
      <w:hyperlink r:id="rId27">
        <w:r>
          <w:rPr>
            <w:rStyle w:val="InternetLink"/>
          </w:rPr>
          <w:t>https://www.R-project.org/</w:t>
        </w:r>
      </w:hyperlink>
      <w:r>
        <w:rPr/>
        <w:t>.</w:t>
      </w:r>
    </w:p>
    <w:p>
      <w:pPr>
        <w:pStyle w:val="Bibliography"/>
        <w:rPr/>
      </w:pPr>
      <w:r>
        <w:rPr/>
        <w:t xml:space="preserve">Ramos, David E. 1997. </w:t>
      </w:r>
      <w:r>
        <w:rPr>
          <w:i/>
        </w:rPr>
        <w:t>Walnut Production Manual</w:t>
      </w:r>
      <w:r>
        <w:rPr/>
        <w:t xml:space="preserve">. Vol. 3373. UCANR Publications. </w:t>
      </w:r>
      <w:hyperlink r:id="rId28">
        <w:r>
          <w:rPr>
            <w:rStyle w:val="InternetLink"/>
          </w:rPr>
          <w:t>https://books.google.com/books?hl=en&amp;lr=&amp;id=yKawaOt88A0C&amp;oi=fnd&amp;pg=PP7&amp;dq=Walnut+production+manual&amp;ots=bvzJNjZWKv&amp;sig=PFaXdavMNYLWNcOoemC7g6HqFZY</w:t>
        </w:r>
      </w:hyperlink>
      <w:r>
        <w:rPr/>
        <w:t>.</w:t>
      </w:r>
    </w:p>
    <w:p>
      <w:pPr>
        <w:pStyle w:val="Bibliography"/>
        <w:rPr/>
      </w:pPr>
      <w:r>
        <w:rPr/>
        <w:t xml:space="preserve">Richardson, E. A., S. D. Seeley, D. R. Walker, J. L. Anderson, and G. L. Ashcroft. 1975. “Pheno-Climatography of Spring Peach Bud Development [Cold Damage].” </w:t>
      </w:r>
      <w:r>
        <w:rPr>
          <w:i/>
        </w:rPr>
        <w:t>HortScience</w:t>
      </w:r>
      <w:r>
        <w:rPr/>
        <w:t xml:space="preserve">. </w:t>
      </w:r>
      <w:hyperlink r:id="rId29">
        <w:r>
          <w:rPr>
            <w:rStyle w:val="InternetLink"/>
          </w:rPr>
          <w:t>http://agris.fao.org/agris-search/search.do?recordID=US19760051429</w:t>
        </w:r>
      </w:hyperlink>
      <w:r>
        <w:rPr/>
        <w:t>.</w:t>
      </w:r>
    </w:p>
    <w:p>
      <w:pPr>
        <w:pStyle w:val="Bibliography"/>
        <w:rPr/>
      </w:pPr>
      <w:r>
        <w:rPr/>
        <w:t xml:space="preserve">Ruml, Mirjana, Dragan Milatović, Todor Vulić, and Ana Vuković. 2011. “Predicting Apricot Phenology Using Meteorological Data.” </w:t>
      </w:r>
      <w:r>
        <w:rPr>
          <w:i/>
        </w:rPr>
        <w:t>International Journal of Biometeorology</w:t>
      </w:r>
      <w:r>
        <w:rPr/>
        <w:t xml:space="preserve"> 55 (5): 723–32. </w:t>
      </w:r>
      <w:hyperlink r:id="rId30">
        <w:r>
          <w:rPr>
            <w:rStyle w:val="InternetLink"/>
          </w:rPr>
          <w:t>http://link.springer.com/article/10.1007/s00484-010-0387-0</w:t>
        </w:r>
      </w:hyperlink>
      <w:r>
        <w:rPr/>
        <w:t>.</w:t>
      </w:r>
    </w:p>
    <w:p>
      <w:pPr>
        <w:pStyle w:val="Bibliography"/>
        <w:rPr/>
      </w:pPr>
      <w:r>
        <w:rPr/>
        <w:t xml:space="preserve">Sibbett, G., L. Hendricks, G. Carnill, W. Olson, R. Jeter, D. Ramos, G. Martin, C. Davis, and others. 1974. “Walnut Quality and Value Maximized by Harvest Management.” </w:t>
      </w:r>
      <w:r>
        <w:rPr>
          <w:i/>
        </w:rPr>
        <w:t>California Agriculture</w:t>
      </w:r>
      <w:r>
        <w:rPr/>
        <w:t xml:space="preserve"> 28 (7): 15–17. </w:t>
      </w:r>
      <w:hyperlink r:id="rId31">
        <w:r>
          <w:rPr>
            <w:rStyle w:val="InternetLink"/>
          </w:rPr>
          <w:t>http://calag.ucanr.edu/archive/?article=ca.v028n07p15&amp;sharebar=share</w:t>
        </w:r>
      </w:hyperlink>
      <w:r>
        <w:rPr/>
        <w:t>.</w:t>
      </w:r>
    </w:p>
    <w:p>
      <w:pPr>
        <w:pStyle w:val="Bibliography"/>
        <w:rPr/>
      </w:pPr>
      <w:r>
        <w:rPr/>
        <w:t xml:space="preserve">Snyder, R. L., Donatella Spano, Carla Cesaraccio, and Pierpaolo Duce. 1999. “Determining Degree-Day Thresholds from Field Observations.” </w:t>
      </w:r>
      <w:r>
        <w:rPr>
          <w:i/>
        </w:rPr>
        <w:t>International Journal of Biometeorology</w:t>
      </w:r>
      <w:r>
        <w:rPr/>
        <w:t xml:space="preserve"> 42 (4): 177–82. </w:t>
      </w:r>
      <w:hyperlink r:id="rId32">
        <w:r>
          <w:rPr>
            <w:rStyle w:val="InternetLink"/>
          </w:rPr>
          <w:t>http://link.springer.com/article/10.1007/s004840050102</w:t>
        </w:r>
      </w:hyperlink>
      <w:r>
        <w:rPr/>
        <w:t>.</w:t>
      </w:r>
    </w:p>
    <w:p>
      <w:pPr>
        <w:pStyle w:val="Bibliography"/>
        <w:rPr/>
      </w:pPr>
      <w:r>
        <w:rPr/>
        <w:t xml:space="preserve">Tombesi, S., R. Scalia, J. Connell, B. Lampinen, and T. M. DeJong. 2010. “Fruit Development in Almond Is Influenced by Early Spring Temperatures in California.” </w:t>
      </w:r>
      <w:r>
        <w:rPr>
          <w:i/>
        </w:rPr>
        <w:t>The Journal of Horticultural Science and Biotechnology</w:t>
      </w:r>
      <w:r>
        <w:rPr/>
        <w:t xml:space="preserve"> 85 (4): 317–22. </w:t>
      </w:r>
      <w:hyperlink r:id="rId33">
        <w:r>
          <w:rPr>
            <w:rStyle w:val="InternetLink"/>
          </w:rPr>
          <w:t>http://www.tandfonline.com/doi/abs/10.1080/14620316.2010.11512674</w:t>
        </w:r>
      </w:hyperlink>
      <w:r>
        <w:rPr/>
        <w:t>.</w:t>
      </w:r>
    </w:p>
    <w:p>
      <w:pPr>
        <w:pStyle w:val="Bibliography"/>
        <w:rPr/>
      </w:pPr>
      <w:r>
        <w:rPr/>
        <w:t xml:space="preserve">Warrington, I. J., T. A. Fulton, E. A. Halligan, and H. N. De Silva. 1999. “Apple Fruit Growth and Maturity Are Affected by Early Season Temperatures.” </w:t>
      </w:r>
      <w:r>
        <w:rPr>
          <w:i/>
        </w:rPr>
        <w:t>Journal of the American Society for Horticultural Science</w:t>
      </w:r>
      <w:r>
        <w:rPr/>
        <w:t xml:space="preserve"> 124 (5): 468–77. </w:t>
      </w:r>
      <w:hyperlink r:id="rId34">
        <w:r>
          <w:rPr>
            <w:rStyle w:val="InternetLink"/>
          </w:rPr>
          <w:t>http://journal.ashspublications.org/content/124/5/468.short</w:t>
        </w:r>
      </w:hyperlink>
      <w:r>
        <w:rPr/>
        <w:t>.</w:t>
      </w:r>
    </w:p>
    <w:p>
      <w:pPr>
        <w:pStyle w:val="Bibliography"/>
        <w:rPr/>
      </w:pPr>
      <w:r>
        <w:rPr/>
        <w:t xml:space="preserve">Yang, Senshan, Joanne Logan, and David L. Coffey. 1995. “Mathematical Formulae for Calculating the Base Temperature for Growing Degree Days.” </w:t>
      </w:r>
      <w:r>
        <w:rPr>
          <w:i/>
        </w:rPr>
        <w:t>Agricultural and Forest Meteorology</w:t>
      </w:r>
      <w:r>
        <w:rPr/>
        <w:t xml:space="preserve"> 74 (1): 61–74. </w:t>
      </w:r>
      <w:hyperlink r:id="rId35">
        <w:r>
          <w:rPr>
            <w:rStyle w:val="InternetLink"/>
          </w:rPr>
          <w:t>http://www.sciencedirect.com/science/article/pii/016819239402185M</w:t>
        </w:r>
      </w:hyperlink>
      <w:r>
        <w:rPr/>
        <w:t>.</w:t>
      </w:r>
    </w:p>
    <w:p>
      <w:pPr>
        <w:pStyle w:val="Bibliography"/>
        <w:rPr/>
      </w:pPr>
      <w:r>
        <w:rPr/>
        <w:t xml:space="preserve">Zalom, Frank G., and Peter B. Goodell. 1983. </w:t>
      </w:r>
      <w:r>
        <w:rPr>
          <w:i/>
        </w:rPr>
        <w:t>Degree Days: The Calculation and Use of Heat Units in Pest Management</w:t>
      </w:r>
      <w:r>
        <w:rPr/>
        <w:t>. University of California, Division of Agriculture; Natural Resources.</w:t>
      </w:r>
    </w:p>
    <w:p>
      <w:pPr>
        <w:pStyle w:val="Bibliography"/>
        <w:rPr/>
      </w:pPr>
      <w:r>
        <w:rPr/>
        <w:t xml:space="preserve">Zhang, Caixi, Kenji Tanabe, Shiping Wang, Fumio Tamura, Akira Yoshida, and Kazuhiro Matsumoto. 2006. “The Impact of Cell Division and Cell Enlargement on the Evolution of Fruit Size in Pyrus Pyrifolia.” </w:t>
      </w:r>
      <w:r>
        <w:rPr>
          <w:i/>
        </w:rPr>
        <w:t>Annals of Botany</w:t>
      </w:r>
      <w:r>
        <w:rPr/>
        <w:t xml:space="preserve"> 98 (3): 537–43. </w:t>
      </w:r>
      <w:hyperlink r:id="rId36">
        <w:r>
          <w:rPr>
            <w:rStyle w:val="InternetLink"/>
          </w:rPr>
          <w:t>https://aob.oxfordjournals.org/content/98/3/537.full</w:t>
        </w:r>
      </w:hyperlink>
      <w:r>
        <w:rPr/>
        <w:t>.</w:t>
      </w:r>
    </w:p>
    <w:sectPr>
      <w:type w:val="nextPage"/>
      <w:pgSz w:w="12240" w:h="15840"/>
      <w:pgMar w:left="1440" w:right="1440" w:header="0" w:top="1440" w:footer="0" w:bottom="1440" w:gutter="0"/>
      <w:pgNumType w:fmt="decimal"/>
      <w:formProt w:val="false"/>
      <w:textDirection w:val="lrTb"/>
      <w:docGrid w:type="default" w:linePitch="240"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Robert" w:date="2017-10-12T11:23:00Z" w:initials="R">
    <w:p>
      <w:r>
        <w:rPr>
          <w:rFonts w:ascii="Liberation Serif" w:hAnsi="Liberation Serif" w:eastAsia="Tahoma" w:cs="Tahoma"/>
          <w:lang w:val="en-US" w:eastAsia="en-US" w:bidi="en-US"/>
        </w:rPr>
        <w:t>“time threshold” would be more appropriate</w:t>
      </w:r>
    </w:p>
  </w:comment>
  <w:comment w:id="1" w:author="Elise Hellwig" w:date="2017-11-06T15:22:20Z" w:initials="EH">
    <w:p>
      <w:r>
        <w:rPr>
          <w:rFonts w:ascii="Cambria" w:hAnsi="Cambria" w:eastAsia="Cambria" w:cs="" w:asciiTheme="minorHAnsi" w:cstheme="minorBidi" w:eastAsiaTheme="minorHAnsi" w:hAnsiTheme="minorHAnsi"/>
          <w:b w:val="false"/>
          <w:bCs w:val="false"/>
          <w:i w:val="false"/>
          <w:iCs w:val="false"/>
          <w:caps w:val="false"/>
          <w:smallCaps w:val="false"/>
          <w:strike w:val="false"/>
          <w:dstrike w:val="false"/>
          <w:outline w:val="false"/>
          <w:shadow w:val="false"/>
          <w:emboss w:val="false"/>
          <w:imprint w:val="false"/>
          <w:color w:val="auto"/>
          <w:spacing w:val="0"/>
          <w:w w:val="100"/>
          <w:position w:val="0"/>
          <w:sz w:val="20"/>
          <w:sz w:val="20"/>
          <w:szCs w:val="24"/>
          <w:u w:val="none"/>
          <w:vertAlign w:val="baseline"/>
          <w:em w:val="none"/>
          <w:lang w:val="en-US" w:eastAsia="en-US" w:bidi="ar-SA"/>
        </w:rPr>
        <w:t>I am trying to reveal the models’ underlying symmetries. I feel as though this way of discussing them hides that.</w:t>
      </w:r>
    </w:p>
  </w:comment>
  <w:comment w:id="2" w:author="Robert" w:date="2017-10-12T11:30:00Z" w:initials="R">
    <w:p>
      <w:r>
        <w:rPr>
          <w:rFonts w:ascii="Liberation Serif" w:hAnsi="Liberation Serif" w:eastAsia="Tahoma" w:cs="Tahoma"/>
          <w:lang w:val="en-US" w:eastAsia="en-US" w:bidi="en-US"/>
        </w:rPr>
        <w:t>Come to think of it, it is actually not _that_ hard with potted plants</w:t>
      </w:r>
    </w:p>
  </w:comment>
  <w:comment w:id="3" w:author="Hijmans, Robert J." w:date="2017-10-30T13:14:00Z" w:initials="HRJ">
    <w:p>
      <w:r>
        <w:rPr>
          <w:rFonts w:ascii="Liberation Serif" w:hAnsi="Liberation Serif" w:eastAsia="Tahoma" w:cs="Tahoma"/>
          <w:lang w:val="en-US" w:eastAsia="en-US" w:bidi="en-US"/>
        </w:rPr>
        <w:t>As discussed, I find this unnecessary. I would just say that you use an intercept.</w:t>
      </w:r>
    </w:p>
  </w:comment>
  <w:comment w:id="4" w:author="Elise Hellwig" w:date="2017-11-06T15:28:00Z" w:initials="EH">
    <w:p>
      <w:r>
        <w:rPr>
          <w:rFonts w:ascii="Cambria" w:hAnsi="Cambria" w:eastAsia="Cambria" w:cs="" w:asciiTheme="minorHAnsi" w:cstheme="minorBidi" w:eastAsiaTheme="minorHAnsi" w:hAnsiTheme="minorHAnsi"/>
          <w:b w:val="false"/>
          <w:bCs w:val="false"/>
          <w:i/>
          <w:iCs w:val="false"/>
          <w:caps w:val="false"/>
          <w:smallCaps w:val="false"/>
          <w:strike w:val="false"/>
          <w:dstrike w:val="false"/>
          <w:outline w:val="false"/>
          <w:shadow w:val="false"/>
          <w:emboss w:val="false"/>
          <w:imprint w:val="false"/>
          <w:color w:val="auto"/>
          <w:spacing w:val="0"/>
          <w:w w:val="100"/>
          <w:position w:val="0"/>
          <w:sz w:val="16"/>
          <w:sz w:val="16"/>
          <w:szCs w:val="24"/>
          <w:u w:val="none"/>
          <w:vertAlign w:val="baseline"/>
          <w:em w:val="none"/>
          <w:lang w:val="en-US" w:eastAsia="en-US" w:bidi="ar-SA"/>
        </w:rPr>
        <w:t>Reply to Hijmans, Robert J. (10/30/2017, 13:14): "..."</w:t>
      </w:r>
    </w:p>
    <w:p>
      <w:r>
        <w:rPr>
          <w:rFonts w:ascii="Liberation Serif" w:hAnsi="Liberation Serif" w:eastAsia="Tahoma" w:cs="Tahoma"/>
          <w:sz w:val="20"/>
          <w:lang w:val="en-US" w:eastAsia="en-US" w:bidi="ar-SA"/>
        </w:rPr>
        <w:t>I am trying to bring some mathematical rigor to this endeavor. Please do not take it away from me.</w:t>
      </w:r>
    </w:p>
  </w:comment>
  <w:comment w:id="5" w:author="Hijmans, Robert J." w:date="2017-10-30T13:20:00Z" w:initials="HRJ">
    <w:p>
      <w:r>
        <w:rPr>
          <w:rFonts w:ascii="Liberation Serif" w:hAnsi="Liberation Serif" w:eastAsia="Tahoma" w:cs="Tahoma"/>
          <w:lang w:val="en-US" w:eastAsia="en-US" w:bidi="en-US"/>
        </w:rPr>
        <w:t xml:space="preserve">Above is general theory. Now we are in Methods. Perhaps a Materials and Methods section is needed. </w:t>
      </w:r>
    </w:p>
  </w:comment>
  <w:comment w:id="6" w:author="Elise Hellwig" w:date="2017-11-08T16:55:12Z" w:initials="EH">
    <w:p>
      <w:r>
        <w:rPr>
          <w:rFonts w:ascii="Cambria" w:hAnsi="Cambria" w:eastAsia="Cambria" w:cs="" w:asciiTheme="minorHAnsi" w:cstheme="minorBidi" w:eastAsiaTheme="minorHAnsi" w:hAnsiTheme="minorHAnsi"/>
          <w:b w:val="false"/>
          <w:bCs w:val="false"/>
          <w:i/>
          <w:iCs w:val="false"/>
          <w:caps w:val="false"/>
          <w:smallCaps w:val="false"/>
          <w:strike w:val="false"/>
          <w:dstrike w:val="false"/>
          <w:outline w:val="false"/>
          <w:shadow w:val="false"/>
          <w:emboss w:val="false"/>
          <w:imprint w:val="false"/>
          <w:color w:val="auto"/>
          <w:spacing w:val="0"/>
          <w:w w:val="100"/>
          <w:position w:val="0"/>
          <w:sz w:val="16"/>
          <w:sz w:val="16"/>
          <w:szCs w:val="24"/>
          <w:u w:val="none"/>
          <w:vertAlign w:val="baseline"/>
          <w:em w:val="none"/>
          <w:lang w:val="en-US" w:eastAsia="en-US" w:bidi="ar-SA"/>
        </w:rPr>
        <w:t>Reply to Hijmans, Robert J. (10/30/2017, 21:50): "..."</w:t>
      </w:r>
    </w:p>
    <w:p>
      <w:r>
        <w:rPr>
          <w:rFonts w:ascii="Liberation Serif" w:hAnsi="Liberation Serif" w:eastAsia="Tahoma" w:cs="Tahoma"/>
          <w:sz w:val="20"/>
          <w:lang w:val="en-US" w:eastAsia="en-US" w:bidi="ar-SA"/>
        </w:rPr>
        <w:t>YES!!</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default"/>
  </w:font>
  <w:font w:name="Calibri">
    <w:charset w:val="01"/>
    <w:family w:val="roman"/>
    <w:pitch w:val="default"/>
  </w:font>
  <w:font w:name="Consolas">
    <w:charset w:val="01"/>
    <w:family w:val="roman"/>
    <w:pitch w:val="default"/>
  </w:font>
  <w:font w:name="Segoe UI">
    <w:charset w:val="01"/>
    <w:family w:val="roman"/>
    <w:pitch w:val="default"/>
  </w:font>
  <w:font w:name="Times New Roman">
    <w:charset w:val="01"/>
    <w:family w:val="roman"/>
    <w:pitch w:val="default"/>
  </w:font>
</w:fonts>
</file>

<file path=word/settings.xml><?xml version="1.0" encoding="utf-8"?>
<w:settings xmlns:w="http://schemas.openxmlformats.org/wordprocessingml/2006/main">
  <w:zoom w:percent="80"/>
  <w:embedSystemFonts/>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sz w:val="24"/>
      <w:szCs w:val="24"/>
      <w:lang w:val="en-US" w:eastAsia="en-US" w:bidi="ar-SA"/>
    </w:rPr>
  </w:style>
  <w:style w:type="paragraph" w:styleId="Heading1">
    <w:name w:val="Heading 1"/>
    <w:basedOn w:val="Normal"/>
    <w:next w:val="TextBody"/>
    <w:uiPriority w:val="9"/>
    <w:qFormat/>
    <w:pPr>
      <w:keepNext/>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keepLines/>
      <w:spacing w:before="200" w:after="0"/>
      <w:outlineLvl w:val="3"/>
    </w:pPr>
    <w:rPr>
      <w:rFonts w:ascii="Calibri" w:hAnsi="Calibri" w:eastAsia="" w:cs="" w:asciiTheme="majorHAnsi" w:cstheme="majorBidi" w:eastAsiaTheme="majorEastAsia" w:hAnsiTheme="majorHAnsi"/>
      <w:b/>
      <w:bCs/>
      <w:color w:val="4F81BD" w:themeColor="accent1"/>
    </w:rPr>
  </w:style>
  <w:style w:type="paragraph" w:styleId="Heading5">
    <w:name w:val="Heading 5"/>
    <w:basedOn w:val="Normal"/>
    <w:next w:val="TextBody"/>
    <w:uiPriority w:val="9"/>
    <w:unhideWhenUsed/>
    <w:qFormat/>
    <w:pPr>
      <w:keepNext/>
      <w:keepLines/>
      <w:spacing w:before="200" w:after="0"/>
      <w:outlineLvl w:val="4"/>
    </w:pPr>
    <w:rPr>
      <w:rFonts w:ascii="Calibri" w:hAnsi="Calibri" w:eastAsia="" w:cs="" w:asciiTheme="majorHAnsi" w:cstheme="majorBidi" w:eastAsiaTheme="majorEastAsia" w:hAnsiTheme="majorHAnsi"/>
      <w:i/>
      <w:iCs/>
      <w:color w:val="4F81BD" w:themeColor="accent1"/>
    </w:rPr>
  </w:style>
  <w:style w:type="paragraph" w:styleId="Heading6">
    <w:name w:val="Heading 6"/>
    <w:basedOn w:val="Normal"/>
    <w:next w:val="TextBody"/>
    <w:uiPriority w:val="9"/>
    <w:unhideWhenUsed/>
    <w:qFormat/>
    <w:pPr>
      <w:keepNext/>
      <w:keepLines/>
      <w:spacing w:before="200" w:after="0"/>
      <w:outlineLvl w:val="5"/>
    </w:pPr>
    <w:rPr>
      <w:rFonts w:ascii="Calibri" w:hAnsi="Calibri" w:eastAsia="" w:cs="" w:asciiTheme="majorHAnsi" w:cstheme="majorBidi" w:eastAsiaTheme="majorEastAsia" w:hAnsiTheme="majorHAnsi"/>
      <w:color w:val="4F81BD" w:themeColor="accent1"/>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
    <w:qFormat/>
    <w:rPr/>
  </w:style>
  <w:style w:type="character" w:styleId="VerbatimChar" w:customStyle="1">
    <w:name w:val="Verbatim Char"/>
    <w:basedOn w:val="CaptionChar"/>
    <w:link w:val="SourceCode"/>
    <w:qFormat/>
    <w:rPr>
      <w:rFonts w:ascii="Consolas" w:hAnsi="Consolas"/>
      <w:sz w:val="22"/>
    </w:rPr>
  </w:style>
  <w:style w:type="character" w:styleId="Footnotereference">
    <w:name w:val="footnote reference"/>
    <w:basedOn w:val="CaptionChar"/>
    <w:qFormat/>
    <w:rPr>
      <w:vertAlign w:val="superscript"/>
    </w:rPr>
  </w:style>
  <w:style w:type="character" w:styleId="InternetLink">
    <w:name w:val="Internet Link"/>
    <w:basedOn w:val="CaptionChar"/>
    <w:rPr>
      <w:color w:val="4F81BD" w:themeColor="accent1"/>
    </w:rPr>
  </w:style>
  <w:style w:type="character" w:styleId="KeywordTok" w:customStyle="1">
    <w:name w:val="KeywordTok"/>
    <w:basedOn w:val="VerbatimChar"/>
    <w:qFormat/>
    <w:rPr>
      <w:rFonts w:ascii="Consolas" w:hAnsi="Consolas"/>
      <w:color w:val="204A87"/>
      <w:sz w:val="22"/>
      <w:shd w:fill="F8F8F8" w:val="clear"/>
    </w:rPr>
  </w:style>
  <w:style w:type="character" w:styleId="DataTypeTok" w:customStyle="1">
    <w:name w:val="DataTypeTok"/>
    <w:basedOn w:val="VerbatimChar"/>
    <w:qFormat/>
    <w:rPr>
      <w:rFonts w:ascii="Consolas" w:hAnsi="Consolas"/>
      <w:color w:val="204A87"/>
      <w:sz w:val="22"/>
      <w:shd w:fill="F8F8F8" w:val="clear"/>
    </w:rPr>
  </w:style>
  <w:style w:type="character" w:styleId="DecValTok" w:customStyle="1">
    <w:name w:val="DecValTok"/>
    <w:basedOn w:val="VerbatimChar"/>
    <w:qFormat/>
    <w:rPr>
      <w:rFonts w:ascii="Consolas" w:hAnsi="Consolas"/>
      <w:color w:val="0000CF"/>
      <w:sz w:val="22"/>
      <w:shd w:fill="F8F8F8" w:val="clear"/>
    </w:rPr>
  </w:style>
  <w:style w:type="character" w:styleId="BaseNTok" w:customStyle="1">
    <w:name w:val="BaseNTok"/>
    <w:basedOn w:val="VerbatimChar"/>
    <w:qFormat/>
    <w:rPr>
      <w:rFonts w:ascii="Consolas" w:hAnsi="Consolas"/>
      <w:color w:val="0000CF"/>
      <w:sz w:val="22"/>
      <w:shd w:fill="F8F8F8" w:val="clear"/>
    </w:rPr>
  </w:style>
  <w:style w:type="character" w:styleId="FloatTok" w:customStyle="1">
    <w:name w:val="FloatTok"/>
    <w:basedOn w:val="VerbatimChar"/>
    <w:qFormat/>
    <w:rPr>
      <w:rFonts w:ascii="Consolas" w:hAnsi="Consolas"/>
      <w:color w:val="0000CF"/>
      <w:sz w:val="22"/>
      <w:shd w:fill="F8F8F8" w:val="clear"/>
    </w:rPr>
  </w:style>
  <w:style w:type="character" w:styleId="ConstantTok" w:customStyle="1">
    <w:name w:val="ConstantTok"/>
    <w:basedOn w:val="VerbatimChar"/>
    <w:qFormat/>
    <w:rPr>
      <w:rFonts w:ascii="Consolas" w:hAnsi="Consolas"/>
      <w:color w:val="000000"/>
      <w:sz w:val="22"/>
      <w:shd w:fill="F8F8F8" w:val="clear"/>
    </w:rPr>
  </w:style>
  <w:style w:type="character" w:styleId="CharTok" w:customStyle="1">
    <w:name w:val="CharTok"/>
    <w:basedOn w:val="VerbatimChar"/>
    <w:qFormat/>
    <w:rPr>
      <w:rFonts w:ascii="Consolas" w:hAnsi="Consolas"/>
      <w:color w:val="4E9A06"/>
      <w:sz w:val="22"/>
      <w:shd w:fill="F8F8F8" w:val="clear"/>
    </w:rPr>
  </w:style>
  <w:style w:type="character" w:styleId="SpecialCharTok" w:customStyle="1">
    <w:name w:val="SpecialCharTok"/>
    <w:basedOn w:val="VerbatimChar"/>
    <w:qFormat/>
    <w:rPr>
      <w:rFonts w:ascii="Consolas" w:hAnsi="Consolas"/>
      <w:color w:val="000000"/>
      <w:sz w:val="22"/>
      <w:shd w:fill="F8F8F8" w:val="clear"/>
    </w:rPr>
  </w:style>
  <w:style w:type="character" w:styleId="StringTok" w:customStyle="1">
    <w:name w:val="StringTok"/>
    <w:basedOn w:val="VerbatimChar"/>
    <w:qFormat/>
    <w:rPr>
      <w:rFonts w:ascii="Consolas" w:hAnsi="Consolas"/>
      <w:color w:val="4E9A06"/>
      <w:sz w:val="22"/>
      <w:shd w:fill="F8F8F8" w:val="clear"/>
    </w:rPr>
  </w:style>
  <w:style w:type="character" w:styleId="VerbatimStringTok" w:customStyle="1">
    <w:name w:val="VerbatimStringTok"/>
    <w:basedOn w:val="VerbatimChar"/>
    <w:qFormat/>
    <w:rPr>
      <w:rFonts w:ascii="Consolas" w:hAnsi="Consolas"/>
      <w:color w:val="4E9A06"/>
      <w:sz w:val="22"/>
      <w:shd w:fill="F8F8F8" w:val="clear"/>
    </w:rPr>
  </w:style>
  <w:style w:type="character" w:styleId="SpecialStringTok" w:customStyle="1">
    <w:name w:val="SpecialStringTok"/>
    <w:basedOn w:val="VerbatimChar"/>
    <w:qFormat/>
    <w:rPr>
      <w:rFonts w:ascii="Consolas" w:hAnsi="Consolas"/>
      <w:color w:val="4E9A06"/>
      <w:sz w:val="22"/>
      <w:shd w:fill="F8F8F8" w:val="clear"/>
    </w:rPr>
  </w:style>
  <w:style w:type="character" w:styleId="ImportTok" w:customStyle="1">
    <w:name w:val="ImportTok"/>
    <w:basedOn w:val="VerbatimChar"/>
    <w:qFormat/>
    <w:rPr>
      <w:rFonts w:ascii="Consolas" w:hAnsi="Consolas"/>
      <w:sz w:val="22"/>
      <w:shd w:fill="F8F8F8" w:val="clear"/>
    </w:rPr>
  </w:style>
  <w:style w:type="character" w:styleId="CommentTok" w:customStyle="1">
    <w:name w:val="CommentTok"/>
    <w:basedOn w:val="VerbatimChar"/>
    <w:qFormat/>
    <w:rPr>
      <w:rFonts w:ascii="Consolas" w:hAnsi="Consolas"/>
      <w:i/>
      <w:color w:val="8F5902"/>
      <w:sz w:val="22"/>
      <w:shd w:fill="F8F8F8" w:val="clear"/>
    </w:rPr>
  </w:style>
  <w:style w:type="character" w:styleId="DocumentationTok" w:customStyle="1">
    <w:name w:val="DocumentationTok"/>
    <w:basedOn w:val="VerbatimChar"/>
    <w:qFormat/>
    <w:rPr>
      <w:rFonts w:ascii="Consolas" w:hAnsi="Consolas"/>
      <w:i/>
      <w:color w:val="8F5902"/>
      <w:sz w:val="22"/>
      <w:shd w:fill="F8F8F8" w:val="clear"/>
    </w:rPr>
  </w:style>
  <w:style w:type="character" w:styleId="AnnotationTok" w:customStyle="1">
    <w:name w:val="AnnotationTok"/>
    <w:basedOn w:val="VerbatimChar"/>
    <w:qFormat/>
    <w:rPr>
      <w:rFonts w:ascii="Consolas" w:hAnsi="Consolas"/>
      <w:i/>
      <w:color w:val="8F5902"/>
      <w:sz w:val="22"/>
      <w:shd w:fill="F8F8F8" w:val="clear"/>
    </w:rPr>
  </w:style>
  <w:style w:type="character" w:styleId="CommentVarTok" w:customStyle="1">
    <w:name w:val="CommentVarTok"/>
    <w:basedOn w:val="VerbatimChar"/>
    <w:qFormat/>
    <w:rPr>
      <w:rFonts w:ascii="Consolas" w:hAnsi="Consolas"/>
      <w:i/>
      <w:color w:val="8F5902"/>
      <w:sz w:val="22"/>
      <w:shd w:fill="F8F8F8" w:val="clear"/>
    </w:rPr>
  </w:style>
  <w:style w:type="character" w:styleId="OtherTok" w:customStyle="1">
    <w:name w:val="OtherTok"/>
    <w:basedOn w:val="VerbatimChar"/>
    <w:qFormat/>
    <w:rPr>
      <w:rFonts w:ascii="Consolas" w:hAnsi="Consolas"/>
      <w:color w:val="8F5902"/>
      <w:sz w:val="22"/>
      <w:shd w:fill="F8F8F8" w:val="clear"/>
    </w:rPr>
  </w:style>
  <w:style w:type="character" w:styleId="FunctionTok" w:customStyle="1">
    <w:name w:val="FunctionTok"/>
    <w:basedOn w:val="VerbatimChar"/>
    <w:qFormat/>
    <w:rPr>
      <w:rFonts w:ascii="Consolas" w:hAnsi="Consolas"/>
      <w:color w:val="000000"/>
      <w:sz w:val="22"/>
      <w:shd w:fill="F8F8F8" w:val="clear"/>
    </w:rPr>
  </w:style>
  <w:style w:type="character" w:styleId="VariableTok" w:customStyle="1">
    <w:name w:val="VariableTok"/>
    <w:basedOn w:val="VerbatimChar"/>
    <w:qFormat/>
    <w:rPr>
      <w:rFonts w:ascii="Consolas" w:hAnsi="Consolas"/>
      <w:color w:val="000000"/>
      <w:sz w:val="22"/>
      <w:shd w:fill="F8F8F8" w:val="clear"/>
    </w:rPr>
  </w:style>
  <w:style w:type="character" w:styleId="ControlFlowTok" w:customStyle="1">
    <w:name w:val="ControlFlowTok"/>
    <w:basedOn w:val="VerbatimChar"/>
    <w:qFormat/>
    <w:rPr>
      <w:rFonts w:ascii="Consolas" w:hAnsi="Consolas"/>
      <w:color w:val="204A87"/>
      <w:sz w:val="22"/>
      <w:shd w:fill="F8F8F8" w:val="clear"/>
    </w:rPr>
  </w:style>
  <w:style w:type="character" w:styleId="OperatorTok" w:customStyle="1">
    <w:name w:val="OperatorTok"/>
    <w:basedOn w:val="VerbatimChar"/>
    <w:qFormat/>
    <w:rPr>
      <w:rFonts w:ascii="Consolas" w:hAnsi="Consolas"/>
      <w:color w:val="CE5C00"/>
      <w:sz w:val="22"/>
      <w:shd w:fill="F8F8F8" w:val="clear"/>
    </w:rPr>
  </w:style>
  <w:style w:type="character" w:styleId="BuiltInTok" w:customStyle="1">
    <w:name w:val="BuiltInTok"/>
    <w:basedOn w:val="VerbatimChar"/>
    <w:qFormat/>
    <w:rPr>
      <w:rFonts w:ascii="Consolas" w:hAnsi="Consolas"/>
      <w:sz w:val="22"/>
      <w:shd w:fill="F8F8F8" w:val="clear"/>
    </w:rPr>
  </w:style>
  <w:style w:type="character" w:styleId="ExtensionTok" w:customStyle="1">
    <w:name w:val="ExtensionTok"/>
    <w:basedOn w:val="VerbatimChar"/>
    <w:qFormat/>
    <w:rPr>
      <w:rFonts w:ascii="Consolas" w:hAnsi="Consolas"/>
      <w:sz w:val="22"/>
      <w:shd w:fill="F8F8F8" w:val="clear"/>
    </w:rPr>
  </w:style>
  <w:style w:type="character" w:styleId="PreprocessorTok" w:customStyle="1">
    <w:name w:val="PreprocessorTok"/>
    <w:basedOn w:val="VerbatimChar"/>
    <w:qFormat/>
    <w:rPr>
      <w:rFonts w:ascii="Consolas" w:hAnsi="Consolas"/>
      <w:i/>
      <w:color w:val="8F5902"/>
      <w:sz w:val="22"/>
      <w:shd w:fill="F8F8F8" w:val="clear"/>
    </w:rPr>
  </w:style>
  <w:style w:type="character" w:styleId="AttributeTok" w:customStyle="1">
    <w:name w:val="AttributeTok"/>
    <w:basedOn w:val="VerbatimChar"/>
    <w:qFormat/>
    <w:rPr>
      <w:rFonts w:ascii="Consolas" w:hAnsi="Consolas"/>
      <w:color w:val="C4A000"/>
      <w:sz w:val="22"/>
      <w:shd w:fill="F8F8F8" w:val="clear"/>
    </w:rPr>
  </w:style>
  <w:style w:type="character" w:styleId="RegionMarkerTok" w:customStyle="1">
    <w:name w:val="RegionMarkerTok"/>
    <w:basedOn w:val="VerbatimChar"/>
    <w:qFormat/>
    <w:rPr>
      <w:rFonts w:ascii="Consolas" w:hAnsi="Consolas"/>
      <w:sz w:val="22"/>
      <w:shd w:fill="F8F8F8" w:val="clear"/>
    </w:rPr>
  </w:style>
  <w:style w:type="character" w:styleId="InformationTok" w:customStyle="1">
    <w:name w:val="InformationTok"/>
    <w:basedOn w:val="VerbatimChar"/>
    <w:qFormat/>
    <w:rPr>
      <w:rFonts w:ascii="Consolas" w:hAnsi="Consolas"/>
      <w:i/>
      <w:color w:val="8F5902"/>
      <w:sz w:val="22"/>
      <w:shd w:fill="F8F8F8" w:val="clear"/>
    </w:rPr>
  </w:style>
  <w:style w:type="character" w:styleId="WarningTok" w:customStyle="1">
    <w:name w:val="WarningTok"/>
    <w:basedOn w:val="VerbatimChar"/>
    <w:qFormat/>
    <w:rPr>
      <w:rFonts w:ascii="Consolas" w:hAnsi="Consolas"/>
      <w:i/>
      <w:color w:val="8F5902"/>
      <w:sz w:val="22"/>
      <w:shd w:fill="F8F8F8" w:val="clear"/>
    </w:rPr>
  </w:style>
  <w:style w:type="character" w:styleId="AlertTok" w:customStyle="1">
    <w:name w:val="AlertTok"/>
    <w:basedOn w:val="VerbatimChar"/>
    <w:qFormat/>
    <w:rPr>
      <w:rFonts w:ascii="Consolas" w:hAnsi="Consolas"/>
      <w:color w:val="EF2929"/>
      <w:sz w:val="22"/>
      <w:shd w:fill="F8F8F8" w:val="clear"/>
    </w:rPr>
  </w:style>
  <w:style w:type="character" w:styleId="ErrorTok" w:customStyle="1">
    <w:name w:val="ErrorTok"/>
    <w:basedOn w:val="VerbatimChar"/>
    <w:qFormat/>
    <w:rPr>
      <w:rFonts w:ascii="Consolas" w:hAnsi="Consolas"/>
      <w:color w:val="A40000"/>
      <w:sz w:val="22"/>
      <w:shd w:fill="F8F8F8" w:val="clear"/>
    </w:rPr>
  </w:style>
  <w:style w:type="character" w:styleId="NormalTok" w:customStyle="1">
    <w:name w:val="NormalTok"/>
    <w:basedOn w:val="VerbatimChar"/>
    <w:qFormat/>
    <w:rPr>
      <w:rFonts w:ascii="Consolas" w:hAnsi="Consolas"/>
      <w:sz w:val="22"/>
      <w:shd w:fill="F8F8F8" w:val="clear"/>
    </w:rPr>
  </w:style>
  <w:style w:type="character" w:styleId="Annotationreference">
    <w:name w:val="annotation reference"/>
    <w:basedOn w:val="DefaultParagraphFont"/>
    <w:semiHidden/>
    <w:unhideWhenUsed/>
    <w:qFormat/>
    <w:rsid w:val="0050316c"/>
    <w:rPr>
      <w:sz w:val="16"/>
      <w:szCs w:val="16"/>
    </w:rPr>
  </w:style>
  <w:style w:type="character" w:styleId="CommentTextChar" w:customStyle="1">
    <w:name w:val="Comment Text Char"/>
    <w:basedOn w:val="DefaultParagraphFont"/>
    <w:link w:val="CommentText"/>
    <w:semiHidden/>
    <w:qFormat/>
    <w:rsid w:val="0050316c"/>
    <w:rPr>
      <w:sz w:val="20"/>
      <w:szCs w:val="20"/>
    </w:rPr>
  </w:style>
  <w:style w:type="character" w:styleId="CommentSubjectChar" w:customStyle="1">
    <w:name w:val="Comment Subject Char"/>
    <w:basedOn w:val="CommentTextChar"/>
    <w:link w:val="CommentSubject"/>
    <w:semiHidden/>
    <w:qFormat/>
    <w:rsid w:val="0050316c"/>
    <w:rPr>
      <w:b/>
      <w:bCs/>
      <w:sz w:val="20"/>
      <w:szCs w:val="20"/>
    </w:rPr>
  </w:style>
  <w:style w:type="character" w:styleId="BalloonTextChar" w:customStyle="1">
    <w:name w:val="Balloon Text Char"/>
    <w:basedOn w:val="DefaultParagraphFont"/>
    <w:link w:val="BalloonText"/>
    <w:semiHidden/>
    <w:qFormat/>
    <w:rsid w:val="0050316c"/>
    <w:rPr>
      <w:rFonts w:ascii="Segoe UI" w:hAnsi="Segoe UI" w:cs="Segoe UI"/>
      <w:sz w:val="18"/>
      <w:szCs w:val="18"/>
    </w:rPr>
  </w:style>
  <w:style w:type="paragraph" w:styleId="Heading">
    <w:name w:val="Heading"/>
    <w:basedOn w:val="Normal"/>
    <w:next w:val="TextBody"/>
    <w:qFormat/>
    <w:pPr>
      <w:keepNext/>
      <w:spacing w:before="240" w:after="120"/>
    </w:pPr>
    <w:rPr>
      <w:rFonts w:ascii="Times New Roman" w:hAnsi="Times New Roman" w:eastAsia="Arial Unicode MS" w:cs="Arial Unicode MS"/>
      <w:sz w:val="28"/>
      <w:szCs w:val="28"/>
    </w:rPr>
  </w:style>
  <w:style w:type="paragraph" w:styleId="TextBody">
    <w:name w:val="Text Body"/>
    <w:basedOn w:val="Normal"/>
    <w:qFormat/>
    <w:pPr>
      <w:spacing w:before="180" w:after="180"/>
    </w:pPr>
    <w:rPr/>
  </w:style>
  <w:style w:type="paragraph" w:styleId="List">
    <w:name w:val="List"/>
    <w:basedOn w:val="TextBody"/>
    <w:pPr/>
    <w:rPr>
      <w:rFonts w:ascii="Times New Roman" w:hAnsi="Times New Roman"/>
    </w:rPr>
  </w:style>
  <w:style w:type="paragraph" w:styleId="Caption">
    <w:name w:val="Caption"/>
    <w:basedOn w:val="Normal"/>
    <w:qFormat/>
    <w:pPr>
      <w:suppressLineNumbers/>
      <w:spacing w:before="120" w:after="120"/>
    </w:pPr>
    <w:rPr>
      <w:rFonts w:ascii="Times New Roman" w:hAnsi="Times New Roman"/>
      <w:i/>
      <w:iCs/>
      <w:sz w:val="24"/>
      <w:szCs w:val="24"/>
    </w:rPr>
  </w:style>
  <w:style w:type="paragraph" w:styleId="Index">
    <w:name w:val="Index"/>
    <w:basedOn w:val="Normal"/>
    <w:qFormat/>
    <w:pPr>
      <w:suppressLineNumbers/>
    </w:pPr>
    <w:rPr>
      <w:rFonts w:ascii="Times New Roman" w:hAnsi="Times New Roman"/>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spacing w:before="240" w:after="240"/>
    </w:pPr>
    <w:rPr>
      <w:sz w:val="30"/>
      <w:szCs w:val="30"/>
    </w:rPr>
  </w:style>
  <w:style w:type="paragraph" w:styleId="Author" w:customStyle="1">
    <w:name w:val="Author"/>
    <w:next w:val="TextBody"/>
    <w:qFormat/>
    <w:pPr>
      <w:keepNext/>
      <w:keepLines/>
      <w:widowControl/>
      <w:bidi w:val="0"/>
      <w:spacing w:before="0" w:after="200"/>
      <w:jc w:val="center"/>
    </w:pPr>
    <w:rPr>
      <w:rFonts w:ascii="Cambria" w:hAnsi="Cambria" w:eastAsia="Cambria" w:cs="" w:asciiTheme="minorHAnsi" w:cstheme="minorBidi" w:eastAsiaTheme="minorHAnsi" w:hAnsiTheme="minorHAnsi"/>
      <w:color w:val="auto"/>
      <w:sz w:val="24"/>
      <w:szCs w:val="24"/>
      <w:lang w:val="en-US" w:eastAsia="en-US" w:bidi="ar-SA"/>
    </w:rPr>
  </w:style>
  <w:style w:type="paragraph" w:styleId="Date">
    <w:name w:val="Date"/>
    <w:next w:val="TextBody"/>
    <w:qFormat/>
    <w:pPr>
      <w:keepNext/>
      <w:keepLines/>
      <w:widowControl/>
      <w:bidi w:val="0"/>
      <w:spacing w:before="0" w:after="200"/>
      <w:jc w:val="center"/>
    </w:pPr>
    <w:rPr>
      <w:rFonts w:ascii="Cambria" w:hAnsi="Cambria" w:eastAsia="Cambria" w:cs="" w:asciiTheme="minorHAnsi" w:cstheme="minorBidi" w:eastAsiaTheme="minorHAnsi" w:hAnsiTheme="minorHAnsi"/>
      <w:color w:val="auto"/>
      <w:sz w:val="24"/>
      <w:szCs w:val="24"/>
      <w:lang w:val="en-US" w:eastAsia="en-US" w:bidi="ar-SA"/>
    </w:rPr>
  </w:style>
  <w:style w:type="paragraph" w:styleId="Abstract" w:customStyle="1">
    <w:name w:val="Abstract"/>
    <w:basedOn w:val="Normal"/>
    <w:next w:val="TextBody"/>
    <w:qFormat/>
    <w:pPr>
      <w:keepNext/>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pPr>
    <w:rPr>
      <w:rFonts w:ascii="Calibri" w:hAnsi="Calibri" w:eastAsia="" w:cs="" w:asciiTheme="majorHAnsi" w:cstheme="majorBidi" w:eastAsiaTheme="majorEastAsia" w:hAnsiTheme="majorHAnsi"/>
      <w:bCs/>
      <w:sz w:val="20"/>
      <w:szCs w:val="20"/>
    </w:rPr>
  </w:style>
  <w:style w:type="paragraph" w:styleId="Footnotetext">
    <w:name w:val="footnote text"/>
    <w:basedOn w:val="Normal"/>
    <w:uiPriority w:val="9"/>
    <w:unhideWhenUsed/>
    <w:qFormat/>
    <w:pPr/>
    <w:rPr/>
  </w:style>
  <w:style w:type="paragraph" w:styleId="DefinitionTerm" w:customStyle="1">
    <w:name w:val="Definition Term"/>
    <w:basedOn w:val="Normal"/>
    <w:qFormat/>
    <w:pPr>
      <w:keepNext/>
      <w:keepLines/>
      <w:spacing w:before="0" w:after="0"/>
    </w:pPr>
    <w:rPr>
      <w:b/>
    </w:rPr>
  </w:style>
  <w:style w:type="paragraph" w:styleId="Definition" w:customStyle="1">
    <w:name w:val="Definition"/>
    <w:basedOn w:val="Normal"/>
    <w:qFormat/>
    <w:pPr/>
    <w:rPr/>
  </w:style>
  <w:style w:type="paragraph" w:styleId="Caption1">
    <w:name w:val="caption"/>
    <w:basedOn w:val="Normal"/>
    <w:link w:val="CaptionChar"/>
    <w:qFormat/>
    <w:pPr>
      <w:spacing w:before="0" w:after="120"/>
    </w:pPr>
    <w:rPr>
      <w:i/>
    </w:rPr>
  </w:style>
  <w:style w:type="paragraph" w:styleId="TableCaption" w:customStyle="1">
    <w:name w:val="Table Caption"/>
    <w:basedOn w:val="Caption1"/>
    <w:qFormat/>
    <w:pPr>
      <w:keepNext/>
    </w:pPr>
    <w:rPr/>
  </w:style>
  <w:style w:type="paragraph" w:styleId="ImageCaption" w:customStyle="1">
    <w:name w:val="Image Caption"/>
    <w:basedOn w:val="Caption1"/>
    <w:qFormat/>
    <w:pPr/>
    <w:rPr/>
  </w:style>
  <w:style w:type="paragraph" w:styleId="Figure" w:customStyle="1">
    <w:name w:val="Figure"/>
    <w:basedOn w:val="Normal"/>
    <w:qFormat/>
    <w:pPr/>
    <w:rPr/>
  </w:style>
  <w:style w:type="paragraph" w:styleId="FigurewithCaption" w:customStyle="1">
    <w:name w:val="Figure with Caption"/>
    <w:basedOn w:val="Figure"/>
    <w:qFormat/>
    <w:pPr>
      <w:keepNext/>
    </w:pPr>
    <w:rPr/>
  </w:style>
  <w:style w:type="paragraph" w:styleId="TOCHeading">
    <w:name w:val="TOC Heading"/>
    <w:basedOn w:val="Heading1"/>
    <w:next w:val="TextBody"/>
    <w:uiPriority w:val="39"/>
    <w:unhideWhenUsed/>
    <w:qFormat/>
    <w:pPr>
      <w:spacing w:lineRule="auto" w:line="259" w:before="240" w:after="0"/>
    </w:pPr>
    <w:rPr>
      <w:b w:val="false"/>
      <w:bCs w:val="false"/>
      <w:color w:val="365F91" w:themeColor="accent1" w:themeShade="bf"/>
    </w:rPr>
  </w:style>
  <w:style w:type="paragraph" w:styleId="SourceCode" w:customStyle="1">
    <w:name w:val="Source Code"/>
    <w:basedOn w:val="Normal"/>
    <w:link w:val="VerbatimChar"/>
    <w:qFormat/>
    <w:pPr>
      <w:shd w:val="clear" w:color="auto" w:fill="F8F8F8"/>
    </w:pPr>
    <w:rPr/>
  </w:style>
  <w:style w:type="paragraph" w:styleId="Annotationtext">
    <w:name w:val="annotation text"/>
    <w:basedOn w:val="Normal"/>
    <w:link w:val="CommentTextChar"/>
    <w:semiHidden/>
    <w:unhideWhenUsed/>
    <w:qFormat/>
    <w:rsid w:val="0050316c"/>
    <w:pPr/>
    <w:rPr>
      <w:sz w:val="20"/>
      <w:szCs w:val="20"/>
    </w:rPr>
  </w:style>
  <w:style w:type="paragraph" w:styleId="Annotationsubject">
    <w:name w:val="annotation subject"/>
    <w:basedOn w:val="Annotationtext"/>
    <w:link w:val="CommentSubjectChar"/>
    <w:semiHidden/>
    <w:unhideWhenUsed/>
    <w:qFormat/>
    <w:rsid w:val="0050316c"/>
    <w:pPr/>
    <w:rPr>
      <w:b/>
      <w:bCs/>
    </w:rPr>
  </w:style>
  <w:style w:type="paragraph" w:styleId="BalloonText">
    <w:name w:val="Balloon Text"/>
    <w:basedOn w:val="Normal"/>
    <w:link w:val="BalloonTextChar"/>
    <w:semiHidden/>
    <w:unhideWhenUsed/>
    <w:qFormat/>
    <w:rsid w:val="0050316c"/>
    <w:pPr>
      <w:spacing w:before="0" w:after="0"/>
    </w:pPr>
    <w:rPr>
      <w:rFonts w:ascii="Segoe UI" w:hAnsi="Segoe UI" w:cs="Segoe UI"/>
      <w:sz w:val="18"/>
      <w:szCs w:val="18"/>
    </w:rPr>
  </w:style>
  <w:style w:type="numbering" w:styleId="NoList" w:default="1">
    <w:name w:val="No List"/>
    <w:uiPriority w:val="99"/>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yperlink" Target="http://www.actahort.org/books/184/184_7.htm" TargetMode="External"/><Relationship Id="rId16" Type="http://schemas.openxmlformats.org/officeDocument/2006/relationships/hyperlink" Target="http://CRAN.R-project.org/package=DEoptim" TargetMode="External"/><Relationship Id="rId17" Type="http://schemas.openxmlformats.org/officeDocument/2006/relationships/hyperlink" Target="http://www.actahort.org/books/499/499_10.htm" TargetMode="External"/><Relationship Id="rId18" Type="http://schemas.openxmlformats.org/officeDocument/2006/relationships/hyperlink" Target="http://aob.oxfordjournals.org/content/95/3/439.short" TargetMode="External"/><Relationship Id="rId19" Type="http://schemas.openxmlformats.org/officeDocument/2006/relationships/hyperlink" Target="http://www.cimis.water.ca.gov/" TargetMode="External"/><Relationship Id="rId20" Type="http://schemas.openxmlformats.org/officeDocument/2006/relationships/hyperlink" Target="https://doi.org/10.1007/s004840100104" TargetMode="External"/><Relationship Id="rId21" Type="http://schemas.openxmlformats.org/officeDocument/2006/relationships/hyperlink" Target="http://www.actahort.org/books/803/803_20.htm" TargetMode="External"/><Relationship Id="rId22" Type="http://schemas.openxmlformats.org/officeDocument/2006/relationships/hyperlink" Target="http://www.actahort.org/books/874/874_13.htm" TargetMode="External"/><Relationship Id="rId23" Type="http://schemas.openxmlformats.org/officeDocument/2006/relationships/hyperlink" Target="https://doi.org/10.1007/s002710000013" TargetMode="External"/><Relationship Id="rId24" Type="http://schemas.openxmlformats.org/officeDocument/2006/relationships/hyperlink" Target="http://www.actahort.org/books/592/592_70.htm" TargetMode="External"/><Relationship Id="rId25" Type="http://schemas.openxmlformats.org/officeDocument/2006/relationships/hyperlink" Target="http://www.sciencedirect.com/science/article/pii/S0168192397000270" TargetMode="External"/><Relationship Id="rId26" Type="http://schemas.openxmlformats.org/officeDocument/2006/relationships/hyperlink" Target="http://doi.org/10.7289/V5D21VHZ" TargetMode="External"/><Relationship Id="rId27" Type="http://schemas.openxmlformats.org/officeDocument/2006/relationships/hyperlink" Target="https://www.R-project.org/" TargetMode="External"/><Relationship Id="rId28" Type="http://schemas.openxmlformats.org/officeDocument/2006/relationships/hyperlink" Target="https://books.google.com/books?hl=en&amp;lr=&amp;id=yKawaOt88A0C&amp;oi=fnd&amp;pg=PP7&amp;dq=Walnut+production+manual&amp;ots=bvzJNjZWKv&amp;sig=PFaXdavMNYLWNcOoemC7g6HqFZY" TargetMode="External"/><Relationship Id="rId29" Type="http://schemas.openxmlformats.org/officeDocument/2006/relationships/hyperlink" Target="http://agris.fao.org/agris-search/search.do?recordID=US19760051429" TargetMode="External"/><Relationship Id="rId30" Type="http://schemas.openxmlformats.org/officeDocument/2006/relationships/hyperlink" Target="http://link.springer.com/article/10.1007/s00484-010-0387-0" TargetMode="External"/><Relationship Id="rId31" Type="http://schemas.openxmlformats.org/officeDocument/2006/relationships/hyperlink" Target="http://calag.ucanr.edu/archive/?article=ca.v028n07p15&amp;sharebar=share" TargetMode="External"/><Relationship Id="rId32" Type="http://schemas.openxmlformats.org/officeDocument/2006/relationships/hyperlink" Target="http://link.springer.com/article/10.1007/s004840050102" TargetMode="External"/><Relationship Id="rId33" Type="http://schemas.openxmlformats.org/officeDocument/2006/relationships/hyperlink" Target="http://www.tandfonline.com/doi/abs/10.1080/14620316.2010.11512674" TargetMode="External"/><Relationship Id="rId34" Type="http://schemas.openxmlformats.org/officeDocument/2006/relationships/hyperlink" Target="http://journal.ashspublications.org/content/124/5/468.short" TargetMode="External"/><Relationship Id="rId35" Type="http://schemas.openxmlformats.org/officeDocument/2006/relationships/hyperlink" Target="http://www.sciencedirect.com/science/article/pii/016819239402185M" TargetMode="External"/><Relationship Id="rId36" Type="http://schemas.openxmlformats.org/officeDocument/2006/relationships/hyperlink" Target="https://aob.oxfordjournals.org/content/98/3/537.full" TargetMode="External"/><Relationship Id="rId37" Type="http://schemas.openxmlformats.org/officeDocument/2006/relationships/comments" Target="comments.xml"/><Relationship Id="rId38" Type="http://schemas.openxmlformats.org/officeDocument/2006/relationships/fontTable" Target="fontTable.xml"/><Relationship Id="rId39" Type="http://schemas.openxmlformats.org/officeDocument/2006/relationships/settings" Target="settings.xml"/><Relationship Id="rId4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9938</TotalTime>
  <Application>LibreOffice/5.1.1.3$MacOSX_X86_64 LibreOffice_project/89f508ef3ecebd2cfb8e1def0f0ba9a803b88a6d</Application>
  <Pages>42</Pages>
  <Words>8010</Words>
  <Characters>44116</Characters>
  <CharactersWithSpaces>49743</CharactersWithSpaces>
  <Paragraphs>2425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2017-10-12T18:31:00Z</dcterms:created>
  <dc:creator>Robert</dc:creator>
  <dc:description/>
  <dc:language>en-US</dc:language>
  <cp:lastModifiedBy>Elise Hellwig</cp:lastModifiedBy>
  <dcterms:modified xsi:type="dcterms:W3CDTF">2017-11-09T16:11:32Z</dcterms:modified>
  <cp:revision>19</cp:revision>
  <dc:subject/>
  <dc:title>A comparison of phenology models for harvest readiness in walnuts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